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E5346" w14:textId="77777777" w:rsidR="00955FE2" w:rsidRDefault="00F4481C">
      <w:pPr>
        <w:pStyle w:val="Rubrik1"/>
        <w:ind w:left="1418" w:right="312" w:firstLine="567"/>
        <w:rPr>
          <w:sz w:val="28"/>
        </w:rPr>
      </w:pPr>
      <w:r>
        <w:rPr>
          <w:sz w:val="28"/>
        </w:rPr>
        <w:t>Введение</w:t>
      </w:r>
    </w:p>
    <w:p w14:paraId="046176B1" w14:textId="77777777" w:rsidR="00955FE2" w:rsidRDefault="00955FE2">
      <w:pPr>
        <w:pStyle w:val="Brdtextmedindrag"/>
        <w:ind w:left="1418" w:right="312" w:firstLine="567"/>
        <w:rPr>
          <w:sz w:val="28"/>
        </w:rPr>
      </w:pPr>
    </w:p>
    <w:p w14:paraId="36EBFCD7" w14:textId="7D6BD6E9" w:rsidR="00955FE2" w:rsidRDefault="00F4481C">
      <w:pPr>
        <w:pStyle w:val="Brdtextmedindrag"/>
        <w:tabs>
          <w:tab w:val="num" w:pos="1511"/>
        </w:tabs>
        <w:ind w:left="1418" w:right="312" w:firstLine="567"/>
        <w:jc w:val="both"/>
        <w:rPr>
          <w:sz w:val="28"/>
        </w:rPr>
      </w:pPr>
      <w:r>
        <w:rPr>
          <w:sz w:val="28"/>
        </w:rPr>
        <w:t xml:space="preserve">Разработка </w:t>
      </w:r>
      <w:r w:rsidR="00E67CDF" w:rsidRPr="00E67CDF">
        <w:rPr>
          <w:sz w:val="28"/>
        </w:rPr>
        <w:t>системы контроля качества офсетной печати</w:t>
      </w:r>
      <w:r>
        <w:rPr>
          <w:sz w:val="28"/>
        </w:rPr>
        <w:t xml:space="preserve"> проводи</w:t>
      </w:r>
      <w:r w:rsidR="00C33E30">
        <w:rPr>
          <w:sz w:val="28"/>
        </w:rPr>
        <w:t xml:space="preserve">лась </w:t>
      </w:r>
      <w:r>
        <w:rPr>
          <w:sz w:val="28"/>
        </w:rPr>
        <w:t>в</w:t>
      </w:r>
      <w:r w:rsidR="00922D8F">
        <w:rPr>
          <w:sz w:val="28"/>
        </w:rPr>
        <w:t> </w:t>
      </w:r>
      <w:r>
        <w:rPr>
          <w:sz w:val="28"/>
        </w:rPr>
        <w:t>соответствии с </w:t>
      </w:r>
      <w:r w:rsidR="00922D8F">
        <w:rPr>
          <w:sz w:val="28"/>
        </w:rPr>
        <w:t>техническим заданием (ТЗ) от </w:t>
      </w:r>
      <w:r w:rsidR="00922D8F" w:rsidRPr="00C33E30">
        <w:rPr>
          <w:sz w:val="28"/>
        </w:rPr>
        <w:t>04.05.2020</w:t>
      </w:r>
      <w:r w:rsidR="00922D8F">
        <w:rPr>
          <w:sz w:val="28"/>
        </w:rPr>
        <w:t xml:space="preserve"> </w:t>
      </w:r>
      <w:r w:rsidR="00B627BA">
        <w:rPr>
          <w:sz w:val="28"/>
        </w:rPr>
        <w:t>и договором от </w:t>
      </w:r>
      <w:r w:rsidR="00B627BA" w:rsidRPr="00C33E30">
        <w:rPr>
          <w:sz w:val="28"/>
        </w:rPr>
        <w:t>04.05.2020</w:t>
      </w:r>
      <w:r w:rsidR="00B627BA">
        <w:rPr>
          <w:sz w:val="28"/>
        </w:rPr>
        <w:t xml:space="preserve"> </w:t>
      </w:r>
      <w:r w:rsidR="00B627BA" w:rsidRPr="00C33E30">
        <w:rPr>
          <w:sz w:val="28"/>
        </w:rPr>
        <w:t>№</w:t>
      </w:r>
      <w:r w:rsidR="00B627BA">
        <w:rPr>
          <w:sz w:val="28"/>
        </w:rPr>
        <w:t xml:space="preserve"> 20–1064 </w:t>
      </w:r>
      <w:r w:rsidR="00B627BA" w:rsidRPr="00C33E30">
        <w:rPr>
          <w:sz w:val="28"/>
        </w:rPr>
        <w:t xml:space="preserve">на выполнение НИОКР </w:t>
      </w:r>
      <w:r w:rsidR="00B627BA">
        <w:rPr>
          <w:sz w:val="28"/>
        </w:rPr>
        <w:t>«</w:t>
      </w:r>
      <w:r w:rsidR="00B627BA" w:rsidRPr="00C33E30">
        <w:rPr>
          <w:sz w:val="28"/>
        </w:rPr>
        <w:t>Разработка и изготовление системы контроля качества офсетной печати</w:t>
      </w:r>
      <w:r w:rsidR="00B627BA">
        <w:rPr>
          <w:sz w:val="28"/>
        </w:rPr>
        <w:t xml:space="preserve">» Унитарным предприятием </w:t>
      </w:r>
      <w:r w:rsidR="00922D8F" w:rsidRPr="00922D8F">
        <w:rPr>
          <w:sz w:val="28"/>
        </w:rPr>
        <w:t>«Борисовская укрупнённая типография им.</w:t>
      </w:r>
      <w:r w:rsidR="00927FE1">
        <w:rPr>
          <w:sz w:val="28"/>
        </w:rPr>
        <w:t> </w:t>
      </w:r>
      <w:r w:rsidR="00922D8F" w:rsidRPr="00922D8F">
        <w:rPr>
          <w:sz w:val="28"/>
        </w:rPr>
        <w:t>1</w:t>
      </w:r>
      <w:r w:rsidR="00927FE1">
        <w:rPr>
          <w:sz w:val="28"/>
        </w:rPr>
        <w:t> </w:t>
      </w:r>
      <w:r w:rsidR="00922D8F" w:rsidRPr="00922D8F">
        <w:rPr>
          <w:sz w:val="28"/>
        </w:rPr>
        <w:t>Мая»</w:t>
      </w:r>
      <w:r w:rsidR="00B627BA">
        <w:rPr>
          <w:sz w:val="28"/>
        </w:rPr>
        <w:t xml:space="preserve"> </w:t>
      </w:r>
      <w:r w:rsidR="00922D8F" w:rsidRPr="00922D8F">
        <w:rPr>
          <w:sz w:val="28"/>
        </w:rPr>
        <w:t xml:space="preserve">и </w:t>
      </w:r>
      <w:r w:rsidR="00B627BA" w:rsidRPr="00922D8F">
        <w:rPr>
          <w:sz w:val="28"/>
        </w:rPr>
        <w:t>Учреждение</w:t>
      </w:r>
      <w:r w:rsidR="00B627BA">
        <w:rPr>
          <w:sz w:val="28"/>
        </w:rPr>
        <w:t>м</w:t>
      </w:r>
      <w:r w:rsidR="00B627BA" w:rsidRPr="00922D8F">
        <w:rPr>
          <w:sz w:val="28"/>
        </w:rPr>
        <w:t xml:space="preserve"> </w:t>
      </w:r>
      <w:r w:rsidR="00922D8F" w:rsidRPr="00922D8F">
        <w:rPr>
          <w:sz w:val="28"/>
        </w:rPr>
        <w:t>образования «Белорусский государственный университет информатики и радиоэлектроники»</w:t>
      </w:r>
      <w:r w:rsidR="008769CC">
        <w:rPr>
          <w:sz w:val="28"/>
        </w:rPr>
        <w:t xml:space="preserve"> (НИЧ БГУИР)</w:t>
      </w:r>
      <w:r>
        <w:rPr>
          <w:sz w:val="28"/>
        </w:rPr>
        <w:t>.</w:t>
      </w:r>
    </w:p>
    <w:p w14:paraId="164F9661" w14:textId="64525DB3" w:rsidR="00955FE2" w:rsidRDefault="00F4481C" w:rsidP="008769CC">
      <w:pPr>
        <w:pageBreakBefore/>
        <w:spacing w:before="240"/>
        <w:ind w:left="1418" w:right="312" w:firstLine="567"/>
        <w:jc w:val="both"/>
        <w:rPr>
          <w:sz w:val="28"/>
        </w:rPr>
      </w:pPr>
      <w:r>
        <w:rPr>
          <w:sz w:val="28"/>
        </w:rPr>
        <w:lastRenderedPageBreak/>
        <w:t xml:space="preserve">1 Назначение и область применения </w:t>
      </w:r>
      <w:r w:rsidR="00871FCC" w:rsidRPr="00871FCC">
        <w:rPr>
          <w:sz w:val="28"/>
        </w:rPr>
        <w:t>систем</w:t>
      </w:r>
      <w:r w:rsidR="00871FCC">
        <w:rPr>
          <w:sz w:val="28"/>
        </w:rPr>
        <w:t>ы</w:t>
      </w:r>
      <w:r w:rsidR="00871FCC" w:rsidRPr="00871FCC">
        <w:rPr>
          <w:sz w:val="28"/>
        </w:rPr>
        <w:t xml:space="preserve"> контроля качества офсетной печати</w:t>
      </w:r>
    </w:p>
    <w:p w14:paraId="0648CBA7" w14:textId="77777777" w:rsidR="00955FE2" w:rsidRDefault="00955FE2">
      <w:pPr>
        <w:pStyle w:val="Brdtextmedindrag"/>
        <w:ind w:left="1418" w:right="312" w:firstLine="567"/>
        <w:rPr>
          <w:sz w:val="28"/>
        </w:rPr>
      </w:pPr>
    </w:p>
    <w:p w14:paraId="66872F86" w14:textId="5A26EF66" w:rsidR="00156074" w:rsidRPr="00156074" w:rsidRDefault="00F4481C" w:rsidP="00156074">
      <w:pPr>
        <w:pStyle w:val="Brdtextmedindrag"/>
        <w:tabs>
          <w:tab w:val="num" w:pos="1511"/>
        </w:tabs>
        <w:ind w:left="1418" w:right="312" w:firstLine="567"/>
        <w:jc w:val="both"/>
        <w:rPr>
          <w:sz w:val="28"/>
        </w:rPr>
      </w:pPr>
      <w:r>
        <w:rPr>
          <w:sz w:val="28"/>
        </w:rPr>
        <w:t>1.1 </w:t>
      </w:r>
      <w:r w:rsidR="00156074" w:rsidRPr="00156074">
        <w:rPr>
          <w:sz w:val="28"/>
        </w:rPr>
        <w:t>Система предназначена для детектирования и индикации наличия отклонений от контрольного листа в результатах офсетной печати.</w:t>
      </w:r>
    </w:p>
    <w:p w14:paraId="446647FD" w14:textId="3F3AB71B" w:rsidR="0052211A" w:rsidRPr="00995F8F" w:rsidRDefault="0052211A" w:rsidP="0052211A">
      <w:pPr>
        <w:pStyle w:val="Brdtextmedindrag"/>
        <w:ind w:left="1418" w:right="312" w:firstLine="567"/>
        <w:jc w:val="both"/>
        <w:rPr>
          <w:sz w:val="28"/>
        </w:rPr>
      </w:pPr>
      <w:r w:rsidRPr="000E61E0">
        <w:rPr>
          <w:sz w:val="28"/>
        </w:rPr>
        <w:t>1.</w:t>
      </w:r>
      <w:r w:rsidR="007054CD" w:rsidRPr="000E61E0">
        <w:rPr>
          <w:sz w:val="28"/>
        </w:rPr>
        <w:t>2</w:t>
      </w:r>
      <w:r w:rsidRPr="000E61E0">
        <w:rPr>
          <w:sz w:val="28"/>
        </w:rPr>
        <w:t xml:space="preserve"> Задачей </w:t>
      </w:r>
      <w:r w:rsidRPr="00995F8F">
        <w:rPr>
          <w:sz w:val="28"/>
        </w:rPr>
        <w:t>системы является минимизация вероятности выпуска полиграфической продукции, содержащей дефекты печати за счёт автоматизации операций по контролю качества продукции.</w:t>
      </w:r>
    </w:p>
    <w:p w14:paraId="6B3720D6" w14:textId="798FB111" w:rsidR="00156074" w:rsidRPr="00156074" w:rsidRDefault="00156074" w:rsidP="00156074">
      <w:pPr>
        <w:pStyle w:val="Brdtextmedindrag"/>
        <w:tabs>
          <w:tab w:val="num" w:pos="1511"/>
        </w:tabs>
        <w:ind w:left="1418" w:right="312" w:firstLine="567"/>
        <w:jc w:val="both"/>
        <w:rPr>
          <w:sz w:val="28"/>
        </w:rPr>
      </w:pPr>
      <w:r w:rsidRPr="00156074">
        <w:rPr>
          <w:sz w:val="28"/>
        </w:rPr>
        <w:t>1.</w:t>
      </w:r>
      <w:r w:rsidR="007054CD">
        <w:rPr>
          <w:sz w:val="28"/>
        </w:rPr>
        <w:t>3</w:t>
      </w:r>
      <w:r>
        <w:rPr>
          <w:sz w:val="28"/>
        </w:rPr>
        <w:t> </w:t>
      </w:r>
      <w:r w:rsidRPr="00156074">
        <w:rPr>
          <w:sz w:val="28"/>
        </w:rPr>
        <w:t>Система представляет собой аппаратно-программный комплекс, встраиваемый в машину офсетной печати без внесения изменений в</w:t>
      </w:r>
      <w:r w:rsidR="0052211A">
        <w:rPr>
          <w:sz w:val="28"/>
          <w:lang w:val="sv-SE"/>
        </w:rPr>
        <w:t> </w:t>
      </w:r>
      <w:r w:rsidRPr="00156074">
        <w:rPr>
          <w:sz w:val="28"/>
        </w:rPr>
        <w:t>её</w:t>
      </w:r>
      <w:r w:rsidR="0052211A">
        <w:rPr>
          <w:sz w:val="28"/>
          <w:lang w:val="sv-SE"/>
        </w:rPr>
        <w:t> </w:t>
      </w:r>
      <w:r w:rsidRPr="00156074">
        <w:rPr>
          <w:sz w:val="28"/>
        </w:rPr>
        <w:t>конструкцию.</w:t>
      </w:r>
    </w:p>
    <w:p w14:paraId="6DBBD364" w14:textId="56640043" w:rsidR="008460A0" w:rsidRPr="008460A0" w:rsidRDefault="008460A0" w:rsidP="008460A0">
      <w:pPr>
        <w:pStyle w:val="Brdtextmedindrag"/>
        <w:tabs>
          <w:tab w:val="num" w:pos="1511"/>
        </w:tabs>
        <w:ind w:left="1418" w:right="312" w:firstLine="567"/>
        <w:jc w:val="both"/>
        <w:rPr>
          <w:sz w:val="28"/>
        </w:rPr>
      </w:pPr>
      <w:r w:rsidRPr="008460A0">
        <w:rPr>
          <w:sz w:val="28"/>
        </w:rPr>
        <w:t>1.</w:t>
      </w:r>
      <w:r w:rsidR="007054CD">
        <w:rPr>
          <w:sz w:val="28"/>
        </w:rPr>
        <w:t>4</w:t>
      </w:r>
      <w:r>
        <w:rPr>
          <w:sz w:val="28"/>
        </w:rPr>
        <w:t> </w:t>
      </w:r>
      <w:r w:rsidR="0052211A" w:rsidRPr="00156074">
        <w:rPr>
          <w:sz w:val="28"/>
        </w:rPr>
        <w:t xml:space="preserve">Система </w:t>
      </w:r>
      <w:r w:rsidR="0052211A" w:rsidRPr="008460A0">
        <w:rPr>
          <w:sz w:val="28"/>
        </w:rPr>
        <w:t xml:space="preserve">сравнивает </w:t>
      </w:r>
      <w:r w:rsidRPr="008460A0">
        <w:rPr>
          <w:sz w:val="28"/>
        </w:rPr>
        <w:t>текущие листы, напечатанные машиной офсетной печати с контрольным изображением, и фиксирует наличие отклонений (дефектов) в</w:t>
      </w:r>
      <w:r w:rsidR="00AF183B">
        <w:rPr>
          <w:sz w:val="28"/>
        </w:rPr>
        <w:t> </w:t>
      </w:r>
      <w:r w:rsidRPr="008460A0">
        <w:rPr>
          <w:sz w:val="28"/>
        </w:rPr>
        <w:t>печати в результатах сравнения.</w:t>
      </w:r>
    </w:p>
    <w:p w14:paraId="59A9870E" w14:textId="00B22B09" w:rsidR="008460A0" w:rsidRPr="008460A0" w:rsidRDefault="008460A0" w:rsidP="008460A0">
      <w:pPr>
        <w:pStyle w:val="Brdtextmedindrag"/>
        <w:tabs>
          <w:tab w:val="num" w:pos="1511"/>
        </w:tabs>
        <w:ind w:left="1418" w:right="312" w:firstLine="567"/>
        <w:jc w:val="both"/>
        <w:rPr>
          <w:sz w:val="28"/>
        </w:rPr>
      </w:pPr>
      <w:r w:rsidRPr="008460A0">
        <w:rPr>
          <w:sz w:val="28"/>
        </w:rPr>
        <w:t>1.</w:t>
      </w:r>
      <w:r w:rsidR="007054CD">
        <w:rPr>
          <w:sz w:val="28"/>
        </w:rPr>
        <w:t>5</w:t>
      </w:r>
      <w:r>
        <w:rPr>
          <w:sz w:val="28"/>
        </w:rPr>
        <w:t> </w:t>
      </w:r>
      <w:r w:rsidRPr="008460A0">
        <w:rPr>
          <w:sz w:val="28"/>
        </w:rPr>
        <w:t>Система имеет возможность светошумового оповещения об</w:t>
      </w:r>
      <w:r w:rsidR="00AF183B">
        <w:rPr>
          <w:sz w:val="28"/>
        </w:rPr>
        <w:t> </w:t>
      </w:r>
      <w:r w:rsidRPr="008460A0">
        <w:rPr>
          <w:sz w:val="28"/>
        </w:rPr>
        <w:t>обнаружении дефекта в результатах печати при условии обнаружения его на пяти подряд результатах сравнений.</w:t>
      </w:r>
    </w:p>
    <w:p w14:paraId="79CD30B4" w14:textId="1C4C9572" w:rsidR="00955FE2" w:rsidRDefault="00F4481C" w:rsidP="002B4530">
      <w:pPr>
        <w:pStyle w:val="Brdtext"/>
        <w:pageBreakBefore/>
        <w:spacing w:before="240"/>
        <w:ind w:left="1418" w:right="312" w:firstLine="567"/>
        <w:rPr>
          <w:sz w:val="28"/>
        </w:rPr>
      </w:pPr>
      <w:r>
        <w:rPr>
          <w:sz w:val="28"/>
        </w:rPr>
        <w:lastRenderedPageBreak/>
        <w:t>2 Техническая характеристика</w:t>
      </w:r>
    </w:p>
    <w:p w14:paraId="4FD26FE3" w14:textId="77777777" w:rsidR="00955FE2" w:rsidRDefault="00955FE2">
      <w:pPr>
        <w:pStyle w:val="Brdtextmedindrag"/>
        <w:ind w:left="1418" w:right="312"/>
        <w:rPr>
          <w:sz w:val="28"/>
        </w:rPr>
      </w:pPr>
    </w:p>
    <w:p w14:paraId="49844BE7" w14:textId="3BB78307" w:rsidR="00955FE2" w:rsidRDefault="00F4481C">
      <w:pPr>
        <w:pStyle w:val="Brdtextmedindrag"/>
        <w:ind w:left="1418" w:right="312" w:firstLine="567"/>
        <w:rPr>
          <w:sz w:val="28"/>
        </w:rPr>
      </w:pPr>
      <w:r>
        <w:rPr>
          <w:sz w:val="28"/>
        </w:rPr>
        <w:t>2.1</w:t>
      </w:r>
      <w:r>
        <w:rPr>
          <w:sz w:val="28"/>
          <w:lang w:val="en-US"/>
        </w:rPr>
        <w:t> </w:t>
      </w:r>
      <w:r>
        <w:rPr>
          <w:sz w:val="28"/>
        </w:rPr>
        <w:t xml:space="preserve">Состав </w:t>
      </w:r>
      <w:r w:rsidR="00AA70C2">
        <w:rPr>
          <w:sz w:val="28"/>
        </w:rPr>
        <w:t>системы</w:t>
      </w:r>
      <w:r>
        <w:rPr>
          <w:sz w:val="28"/>
        </w:rPr>
        <w:t>:</w:t>
      </w:r>
    </w:p>
    <w:p w14:paraId="3FA4706C" w14:textId="362E3430" w:rsidR="00B15686" w:rsidRPr="00B15686" w:rsidRDefault="00F4481C" w:rsidP="00B15686">
      <w:pPr>
        <w:pStyle w:val="Brdtextmedindrag"/>
        <w:ind w:left="1418" w:right="312" w:firstLine="567"/>
        <w:rPr>
          <w:sz w:val="28"/>
        </w:rPr>
      </w:pPr>
      <w:r>
        <w:rPr>
          <w:sz w:val="28"/>
        </w:rPr>
        <w:t>2.1.1</w:t>
      </w:r>
      <w:r>
        <w:rPr>
          <w:sz w:val="28"/>
          <w:lang w:val="en-US"/>
        </w:rPr>
        <w:t> </w:t>
      </w:r>
      <w:r w:rsidR="00B15686" w:rsidRPr="00B15686">
        <w:rPr>
          <w:sz w:val="28"/>
        </w:rPr>
        <w:t>Персональный компьютер — 1 шт.</w:t>
      </w:r>
    </w:p>
    <w:p w14:paraId="2279C2E4" w14:textId="2594E071" w:rsidR="00B15686" w:rsidRPr="00B15686" w:rsidRDefault="00B15686" w:rsidP="00B15686">
      <w:pPr>
        <w:pStyle w:val="Brdtextmedindrag"/>
        <w:ind w:left="1418" w:right="312" w:firstLine="567"/>
        <w:rPr>
          <w:sz w:val="28"/>
        </w:rPr>
      </w:pPr>
      <w:r>
        <w:rPr>
          <w:sz w:val="28"/>
        </w:rPr>
        <w:t>2.1.2</w:t>
      </w:r>
      <w:r>
        <w:rPr>
          <w:sz w:val="28"/>
          <w:lang w:val="en-US"/>
        </w:rPr>
        <w:t> </w:t>
      </w:r>
      <w:r w:rsidRPr="00B15686">
        <w:rPr>
          <w:sz w:val="28"/>
        </w:rPr>
        <w:t xml:space="preserve">Видеокамера </w:t>
      </w:r>
      <w:r w:rsidRPr="00B15686">
        <w:rPr>
          <w:sz w:val="28"/>
          <w:lang w:val="en-US"/>
        </w:rPr>
        <w:t>Basler</w:t>
      </w:r>
      <w:r w:rsidRPr="00B15686">
        <w:rPr>
          <w:sz w:val="28"/>
        </w:rPr>
        <w:t xml:space="preserve"> </w:t>
      </w:r>
      <w:r w:rsidRPr="00B15686">
        <w:rPr>
          <w:sz w:val="28"/>
          <w:lang w:val="en-US"/>
        </w:rPr>
        <w:t>a</w:t>
      </w:r>
      <w:r w:rsidRPr="00B15686">
        <w:rPr>
          <w:sz w:val="28"/>
        </w:rPr>
        <w:t>с</w:t>
      </w:r>
      <w:r w:rsidRPr="00B15686">
        <w:rPr>
          <w:sz w:val="28"/>
          <w:lang w:val="en-US"/>
        </w:rPr>
        <w:t>A</w:t>
      </w:r>
      <w:r w:rsidRPr="00B15686">
        <w:rPr>
          <w:sz w:val="28"/>
        </w:rPr>
        <w:t xml:space="preserve"> — 2 шт.</w:t>
      </w:r>
    </w:p>
    <w:p w14:paraId="34367A19" w14:textId="5B732212" w:rsidR="00B15686" w:rsidRPr="00B15686" w:rsidRDefault="00B15686" w:rsidP="00B15686">
      <w:pPr>
        <w:pStyle w:val="Brdtextmedindrag"/>
        <w:ind w:left="1418" w:right="312" w:firstLine="567"/>
        <w:rPr>
          <w:sz w:val="28"/>
        </w:rPr>
      </w:pPr>
      <w:r>
        <w:rPr>
          <w:sz w:val="28"/>
        </w:rPr>
        <w:t>2.1.3</w:t>
      </w:r>
      <w:r>
        <w:rPr>
          <w:sz w:val="28"/>
          <w:lang w:val="en-US"/>
        </w:rPr>
        <w:t> </w:t>
      </w:r>
      <w:r w:rsidRPr="00B15686">
        <w:rPr>
          <w:sz w:val="28"/>
        </w:rPr>
        <w:t>Светошумовая колонна — 1 шт.</w:t>
      </w:r>
    </w:p>
    <w:p w14:paraId="28F6DFAF" w14:textId="6AEEF044" w:rsidR="00B15686" w:rsidRPr="00B15686" w:rsidRDefault="00B15686" w:rsidP="00B15686">
      <w:pPr>
        <w:pStyle w:val="Brdtextmedindrag"/>
        <w:ind w:left="1418" w:right="312" w:firstLine="567"/>
        <w:rPr>
          <w:sz w:val="28"/>
        </w:rPr>
      </w:pPr>
      <w:r>
        <w:rPr>
          <w:sz w:val="28"/>
        </w:rPr>
        <w:t>2.1.4</w:t>
      </w:r>
      <w:r>
        <w:rPr>
          <w:sz w:val="28"/>
          <w:lang w:val="en-US"/>
        </w:rPr>
        <w:t> </w:t>
      </w:r>
      <w:r w:rsidRPr="00B15686">
        <w:rPr>
          <w:sz w:val="28"/>
        </w:rPr>
        <w:t>Датчик Холла — 1 шт.</w:t>
      </w:r>
    </w:p>
    <w:p w14:paraId="21F004CF" w14:textId="4F2AA5C0" w:rsidR="00B15686" w:rsidRPr="00B15686" w:rsidRDefault="00B15686" w:rsidP="00B15686">
      <w:pPr>
        <w:pStyle w:val="Brdtextmedindrag"/>
        <w:ind w:left="1418" w:right="312" w:firstLine="567"/>
        <w:rPr>
          <w:sz w:val="28"/>
        </w:rPr>
      </w:pPr>
      <w:r>
        <w:rPr>
          <w:sz w:val="28"/>
        </w:rPr>
        <w:t>2.1.5</w:t>
      </w:r>
      <w:r>
        <w:rPr>
          <w:sz w:val="28"/>
          <w:lang w:val="en-US"/>
        </w:rPr>
        <w:t> </w:t>
      </w:r>
      <w:r w:rsidRPr="00B15686">
        <w:rPr>
          <w:sz w:val="28"/>
        </w:rPr>
        <w:t>Модуль управления светошумовой колонной и датчиком Холла — 1 шт</w:t>
      </w:r>
      <w:r>
        <w:rPr>
          <w:sz w:val="28"/>
        </w:rPr>
        <w:t>.</w:t>
      </w:r>
    </w:p>
    <w:p w14:paraId="0AB22579" w14:textId="0CCAC2B4" w:rsidR="00B15686" w:rsidRPr="003A69B1" w:rsidRDefault="00B15686" w:rsidP="00B15686">
      <w:pPr>
        <w:pStyle w:val="Brdtextmedindrag"/>
        <w:ind w:left="1418" w:right="312" w:firstLine="567"/>
        <w:rPr>
          <w:sz w:val="28"/>
        </w:rPr>
      </w:pPr>
      <w:r>
        <w:rPr>
          <w:sz w:val="28"/>
        </w:rPr>
        <w:t>2.1.6</w:t>
      </w:r>
      <w:r>
        <w:rPr>
          <w:sz w:val="28"/>
          <w:lang w:val="en-US"/>
        </w:rPr>
        <w:t> </w:t>
      </w:r>
      <w:r w:rsidR="003A69B1" w:rsidRPr="003A69B1">
        <w:rPr>
          <w:sz w:val="28"/>
        </w:rPr>
        <w:t xml:space="preserve">Программное </w:t>
      </w:r>
      <w:r w:rsidRPr="003A69B1">
        <w:rPr>
          <w:sz w:val="28"/>
        </w:rPr>
        <w:t>обеспечение.</w:t>
      </w:r>
    </w:p>
    <w:p w14:paraId="62ABA6FD" w14:textId="77777777" w:rsidR="00955FE2" w:rsidRDefault="00F4481C">
      <w:pPr>
        <w:pStyle w:val="Brdtextmedindrag"/>
        <w:ind w:left="1418" w:right="312" w:firstLine="567"/>
        <w:jc w:val="both"/>
        <w:rPr>
          <w:sz w:val="28"/>
        </w:rPr>
      </w:pPr>
      <w:r>
        <w:rPr>
          <w:sz w:val="28"/>
        </w:rPr>
        <w:t>2.2 Требования по назначению</w:t>
      </w:r>
    </w:p>
    <w:p w14:paraId="6E32223B" w14:textId="2A2F0AB2" w:rsidR="00955FE2" w:rsidRDefault="00F4481C">
      <w:pPr>
        <w:pStyle w:val="Brdtextmedindrag"/>
        <w:ind w:left="1418" w:right="312" w:firstLine="567"/>
        <w:jc w:val="both"/>
        <w:rPr>
          <w:sz w:val="28"/>
        </w:rPr>
      </w:pPr>
      <w:r>
        <w:rPr>
          <w:sz w:val="28"/>
        </w:rPr>
        <w:t>2.2.1 </w:t>
      </w:r>
      <w:r w:rsidR="00C205AF" w:rsidRPr="00C205AF">
        <w:rPr>
          <w:sz w:val="28"/>
        </w:rPr>
        <w:t>Детектирование дефектов печати в сравнении с контрольными листом (изображением) с частотой не менее двух раз в секунду</w:t>
      </w:r>
      <w:r>
        <w:rPr>
          <w:sz w:val="28"/>
        </w:rPr>
        <w:t>.</w:t>
      </w:r>
    </w:p>
    <w:p w14:paraId="145827F9" w14:textId="7875AC82" w:rsidR="00955FE2" w:rsidRDefault="00F4481C">
      <w:pPr>
        <w:pStyle w:val="Brdtextmedindrag"/>
        <w:ind w:left="1418" w:right="312" w:firstLine="567"/>
        <w:jc w:val="both"/>
        <w:rPr>
          <w:sz w:val="28"/>
        </w:rPr>
      </w:pPr>
      <w:r>
        <w:rPr>
          <w:sz w:val="28"/>
        </w:rPr>
        <w:t>2.2.2 </w:t>
      </w:r>
      <w:r w:rsidR="00C205AF" w:rsidRPr="00C205AF">
        <w:rPr>
          <w:sz w:val="28"/>
        </w:rPr>
        <w:t>Световая и звуковая сигнализация при отклонении от контрольного листа на заданную величину.</w:t>
      </w:r>
    </w:p>
    <w:p w14:paraId="15023CB9" w14:textId="3137C790" w:rsidR="00955FE2" w:rsidRDefault="00F4481C">
      <w:pPr>
        <w:pStyle w:val="Brdtextmedindrag"/>
        <w:ind w:left="1418" w:right="312" w:firstLine="567"/>
        <w:jc w:val="both"/>
        <w:rPr>
          <w:sz w:val="28"/>
        </w:rPr>
      </w:pPr>
      <w:r>
        <w:rPr>
          <w:sz w:val="28"/>
        </w:rPr>
        <w:t>2.2.3 </w:t>
      </w:r>
      <w:r w:rsidR="00C205AF" w:rsidRPr="00C205AF">
        <w:rPr>
          <w:sz w:val="28"/>
        </w:rPr>
        <w:t>Отображение полосы (номера) части полосы на листе, в которой обнаружено отклонение</w:t>
      </w:r>
      <w:r>
        <w:rPr>
          <w:sz w:val="28"/>
        </w:rPr>
        <w:t>.</w:t>
      </w:r>
    </w:p>
    <w:p w14:paraId="28F994B7" w14:textId="5AD7EF74" w:rsidR="00955FE2" w:rsidRDefault="00F4481C">
      <w:pPr>
        <w:pStyle w:val="Brdtextmedindrag"/>
        <w:ind w:left="1418" w:right="312" w:firstLine="567"/>
        <w:jc w:val="both"/>
        <w:rPr>
          <w:sz w:val="28"/>
        </w:rPr>
      </w:pPr>
      <w:r>
        <w:rPr>
          <w:sz w:val="28"/>
        </w:rPr>
        <w:t xml:space="preserve">2.2.7 Линейные геометрические размеры </w:t>
      </w:r>
      <w:r w:rsidR="00C205AF">
        <w:rPr>
          <w:sz w:val="28"/>
        </w:rPr>
        <w:t xml:space="preserve">системы </w:t>
      </w:r>
      <w:r>
        <w:rPr>
          <w:sz w:val="28"/>
        </w:rPr>
        <w:t>определяются условиями ее применения.</w:t>
      </w:r>
    </w:p>
    <w:p w14:paraId="4C40EA01" w14:textId="290A0B3C" w:rsidR="00955FE2" w:rsidRDefault="00F4481C" w:rsidP="002F306A">
      <w:pPr>
        <w:pStyle w:val="Brdtext"/>
        <w:pageBreakBefore/>
        <w:spacing w:before="240"/>
        <w:ind w:left="1418" w:right="312" w:firstLine="567"/>
        <w:jc w:val="both"/>
        <w:rPr>
          <w:sz w:val="28"/>
        </w:rPr>
      </w:pPr>
      <w:r>
        <w:rPr>
          <w:sz w:val="28"/>
        </w:rPr>
        <w:lastRenderedPageBreak/>
        <w:t>3 Описание и обоснование выбранной конструкции</w:t>
      </w:r>
    </w:p>
    <w:p w14:paraId="715E11DC" w14:textId="77777777" w:rsidR="00955FE2" w:rsidRDefault="00955FE2">
      <w:pPr>
        <w:pStyle w:val="Brdtextmedindrag"/>
        <w:ind w:left="1418" w:right="312"/>
        <w:jc w:val="both"/>
        <w:rPr>
          <w:sz w:val="28"/>
        </w:rPr>
      </w:pPr>
    </w:p>
    <w:p w14:paraId="708D1EEC" w14:textId="2C68ED18" w:rsidR="00955FE2" w:rsidRPr="00995F8F" w:rsidRDefault="00F4481C">
      <w:pPr>
        <w:pStyle w:val="Brdtext"/>
        <w:ind w:left="1418" w:right="312" w:firstLine="567"/>
        <w:jc w:val="both"/>
        <w:rPr>
          <w:sz w:val="28"/>
        </w:rPr>
      </w:pPr>
      <w:r w:rsidRPr="00995F8F">
        <w:rPr>
          <w:sz w:val="28"/>
        </w:rPr>
        <w:t>3.1 Основны</w:t>
      </w:r>
      <w:r w:rsidR="0079534E" w:rsidRPr="00995F8F">
        <w:rPr>
          <w:sz w:val="28"/>
        </w:rPr>
        <w:t xml:space="preserve">ми видами дефектов являются </w:t>
      </w:r>
      <w:r w:rsidR="009D3A43" w:rsidRPr="00995F8F">
        <w:rPr>
          <w:sz w:val="28"/>
        </w:rPr>
        <w:t>непрокрашенные пятна на</w:t>
      </w:r>
      <w:r w:rsidR="0052211A" w:rsidRPr="00995F8F">
        <w:rPr>
          <w:sz w:val="28"/>
          <w:lang w:val="sv-SE"/>
        </w:rPr>
        <w:t> </w:t>
      </w:r>
      <w:r w:rsidR="009D3A43" w:rsidRPr="00995F8F">
        <w:rPr>
          <w:sz w:val="28"/>
        </w:rPr>
        <w:t xml:space="preserve">рисунке печати из-за попадания частиц пыли на вал переноса краски, изменение цвета из-за отсутствия </w:t>
      </w:r>
      <w:r w:rsidR="005F7C20" w:rsidRPr="00995F8F">
        <w:rPr>
          <w:sz w:val="28"/>
        </w:rPr>
        <w:t xml:space="preserve">краски </w:t>
      </w:r>
      <w:r w:rsidR="009D3A43" w:rsidRPr="00995F8F">
        <w:rPr>
          <w:sz w:val="28"/>
        </w:rPr>
        <w:t xml:space="preserve">одного из цветов, появление сплошной вертикальной полосы «непрокраса» на листе за счёт </w:t>
      </w:r>
      <w:r w:rsidR="005F7C20" w:rsidRPr="00995F8F">
        <w:rPr>
          <w:sz w:val="28"/>
        </w:rPr>
        <w:t>недостатка или неравномерного распределения по валу краски в одной из секций.</w:t>
      </w:r>
    </w:p>
    <w:p w14:paraId="2CB0BDAE" w14:textId="61E295F8" w:rsidR="00011BDE" w:rsidRPr="00995F8F" w:rsidRDefault="00F4481C" w:rsidP="00011BDE">
      <w:pPr>
        <w:pStyle w:val="Brdtext"/>
        <w:ind w:left="1418" w:right="312" w:firstLine="567"/>
        <w:jc w:val="both"/>
        <w:rPr>
          <w:sz w:val="28"/>
        </w:rPr>
      </w:pPr>
      <w:r w:rsidRPr="00995F8F">
        <w:rPr>
          <w:sz w:val="28"/>
        </w:rPr>
        <w:t xml:space="preserve">3.2 Основным </w:t>
      </w:r>
      <w:r w:rsidR="00011BDE" w:rsidRPr="00995F8F">
        <w:rPr>
          <w:sz w:val="28"/>
        </w:rPr>
        <w:t>способ</w:t>
      </w:r>
      <w:r w:rsidR="007054CD" w:rsidRPr="00995F8F">
        <w:rPr>
          <w:sz w:val="28"/>
        </w:rPr>
        <w:t>ом</w:t>
      </w:r>
      <w:r w:rsidR="00011BDE" w:rsidRPr="00995F8F">
        <w:rPr>
          <w:sz w:val="28"/>
        </w:rPr>
        <w:t xml:space="preserve"> контроля дефектов явля</w:t>
      </w:r>
      <w:r w:rsidR="007054CD" w:rsidRPr="00995F8F">
        <w:rPr>
          <w:sz w:val="28"/>
        </w:rPr>
        <w:t>е</w:t>
      </w:r>
      <w:r w:rsidR="00011BDE" w:rsidRPr="00995F8F">
        <w:rPr>
          <w:sz w:val="28"/>
        </w:rPr>
        <w:t xml:space="preserve">тся </w:t>
      </w:r>
      <w:del w:id="0" w:author="Aleksander Prudnik" w:date="2023-09-19T11:41:00Z">
        <w:r w:rsidR="009D3A43" w:rsidRPr="00995F8F" w:rsidDel="00E71CBD">
          <w:rPr>
            <w:sz w:val="28"/>
          </w:rPr>
          <w:delText>–</w:delText>
        </w:r>
      </w:del>
      <w:r w:rsidR="009D3A43" w:rsidRPr="00995F8F">
        <w:rPr>
          <w:sz w:val="28"/>
        </w:rPr>
        <w:t>периодический визуальный контроль листов на выходе печатной машины</w:t>
      </w:r>
      <w:r w:rsidR="007054CD" w:rsidRPr="00995F8F">
        <w:rPr>
          <w:sz w:val="28"/>
        </w:rPr>
        <w:t xml:space="preserve">. </w:t>
      </w:r>
      <w:r w:rsidR="009D3A43" w:rsidRPr="00995F8F">
        <w:rPr>
          <w:sz w:val="28"/>
        </w:rPr>
        <w:t xml:space="preserve"> </w:t>
      </w:r>
    </w:p>
    <w:p w14:paraId="1C65E1CE" w14:textId="76F01FA0" w:rsidR="00955FE2" w:rsidRDefault="00F4481C">
      <w:pPr>
        <w:pStyle w:val="Brdtext"/>
        <w:ind w:left="1418" w:right="312" w:firstLine="567"/>
        <w:jc w:val="both"/>
        <w:rPr>
          <w:sz w:val="28"/>
        </w:rPr>
      </w:pPr>
      <w:r>
        <w:rPr>
          <w:sz w:val="28"/>
        </w:rPr>
        <w:t xml:space="preserve">3.3 Установка </w:t>
      </w:r>
      <w:r w:rsidR="008C5F9E" w:rsidRPr="008C5F9E">
        <w:rPr>
          <w:sz w:val="28"/>
        </w:rPr>
        <w:t>систем</w:t>
      </w:r>
      <w:r w:rsidR="008C5F9E">
        <w:rPr>
          <w:sz w:val="28"/>
        </w:rPr>
        <w:t>ы</w:t>
      </w:r>
      <w:r w:rsidR="008C5F9E" w:rsidRPr="008C5F9E">
        <w:rPr>
          <w:sz w:val="28"/>
        </w:rPr>
        <w:t xml:space="preserve"> контроля качества офсетной печати </w:t>
      </w:r>
      <w:r>
        <w:rPr>
          <w:sz w:val="28"/>
        </w:rPr>
        <w:t>выполняется индивидуально для каждо</w:t>
      </w:r>
      <w:r w:rsidR="008C5F9E">
        <w:rPr>
          <w:sz w:val="28"/>
        </w:rPr>
        <w:t xml:space="preserve">й </w:t>
      </w:r>
      <w:r w:rsidR="00450527" w:rsidRPr="00450527">
        <w:rPr>
          <w:sz w:val="28"/>
        </w:rPr>
        <w:t>машин</w:t>
      </w:r>
      <w:r w:rsidR="00450527">
        <w:rPr>
          <w:sz w:val="28"/>
        </w:rPr>
        <w:t>ы</w:t>
      </w:r>
      <w:r w:rsidR="00450527" w:rsidRPr="00450527">
        <w:rPr>
          <w:sz w:val="28"/>
        </w:rPr>
        <w:t xml:space="preserve"> офсетной печати</w:t>
      </w:r>
      <w:r>
        <w:rPr>
          <w:sz w:val="28"/>
        </w:rPr>
        <w:t>.</w:t>
      </w:r>
    </w:p>
    <w:p w14:paraId="40E06875" w14:textId="435DC1F0" w:rsidR="00450527" w:rsidRDefault="00F4481C" w:rsidP="005A5F99">
      <w:pPr>
        <w:pStyle w:val="Brdtext"/>
        <w:ind w:left="1418" w:right="312" w:firstLine="567"/>
        <w:jc w:val="both"/>
        <w:rPr>
          <w:sz w:val="28"/>
        </w:rPr>
      </w:pPr>
      <w:r>
        <w:rPr>
          <w:sz w:val="28"/>
        </w:rPr>
        <w:t xml:space="preserve">3.4 В предлагаемой </w:t>
      </w:r>
      <w:r w:rsidR="00450527" w:rsidRPr="008C5F9E">
        <w:rPr>
          <w:sz w:val="28"/>
        </w:rPr>
        <w:t>систем</w:t>
      </w:r>
      <w:r w:rsidR="00450527">
        <w:rPr>
          <w:sz w:val="28"/>
        </w:rPr>
        <w:t>е</w:t>
      </w:r>
      <w:r w:rsidR="00450527" w:rsidRPr="008C5F9E">
        <w:rPr>
          <w:sz w:val="28"/>
        </w:rPr>
        <w:t xml:space="preserve"> контроля качества офсетной печати </w:t>
      </w:r>
      <w:r w:rsidR="005A5F99">
        <w:rPr>
          <w:sz w:val="28"/>
        </w:rPr>
        <w:t xml:space="preserve">имеются </w:t>
      </w:r>
      <w:r w:rsidR="009D3A43">
        <w:rPr>
          <w:sz w:val="28"/>
        </w:rPr>
        <w:t xml:space="preserve">(рис. 1) </w:t>
      </w:r>
      <w:r w:rsidR="005A5F99" w:rsidRPr="005A5F99">
        <w:rPr>
          <w:sz w:val="28"/>
        </w:rPr>
        <w:t>персональн</w:t>
      </w:r>
      <w:r w:rsidR="005A5F99">
        <w:rPr>
          <w:sz w:val="28"/>
        </w:rPr>
        <w:t xml:space="preserve">ый </w:t>
      </w:r>
      <w:r w:rsidR="005A5F99" w:rsidRPr="005A5F99">
        <w:rPr>
          <w:sz w:val="28"/>
        </w:rPr>
        <w:t>компьютер, дв</w:t>
      </w:r>
      <w:r w:rsidR="005A5F99">
        <w:rPr>
          <w:sz w:val="28"/>
        </w:rPr>
        <w:t xml:space="preserve">е </w:t>
      </w:r>
      <w:r w:rsidR="005A5F99" w:rsidRPr="005A5F99">
        <w:rPr>
          <w:sz w:val="28"/>
        </w:rPr>
        <w:t>видеокамер</w:t>
      </w:r>
      <w:r w:rsidR="005A5F99">
        <w:rPr>
          <w:sz w:val="28"/>
        </w:rPr>
        <w:t xml:space="preserve">ы </w:t>
      </w:r>
      <w:r w:rsidR="005A5F99" w:rsidRPr="005A5F99">
        <w:rPr>
          <w:sz w:val="28"/>
        </w:rPr>
        <w:t>Basler</w:t>
      </w:r>
      <w:r w:rsidR="005A5F99">
        <w:rPr>
          <w:sz w:val="28"/>
        </w:rPr>
        <w:t> </w:t>
      </w:r>
      <w:r w:rsidR="005A5F99" w:rsidRPr="005A5F99">
        <w:rPr>
          <w:sz w:val="28"/>
        </w:rPr>
        <w:t>aсA, светошумов</w:t>
      </w:r>
      <w:r w:rsidR="005A5F99">
        <w:rPr>
          <w:sz w:val="28"/>
        </w:rPr>
        <w:t xml:space="preserve">ая </w:t>
      </w:r>
      <w:r w:rsidR="005A5F99" w:rsidRPr="005A5F99">
        <w:rPr>
          <w:sz w:val="28"/>
        </w:rPr>
        <w:t>колонн</w:t>
      </w:r>
      <w:r w:rsidR="005A5F99">
        <w:rPr>
          <w:sz w:val="28"/>
        </w:rPr>
        <w:t>а</w:t>
      </w:r>
      <w:r w:rsidR="005A5F99" w:rsidRPr="005A5F99">
        <w:rPr>
          <w:sz w:val="28"/>
        </w:rPr>
        <w:t xml:space="preserve">, датчик Холла, модуль управления светошумовой колонной и датчиком Холла, </w:t>
      </w:r>
      <w:r w:rsidR="005A5F99">
        <w:rPr>
          <w:sz w:val="28"/>
        </w:rPr>
        <w:t xml:space="preserve">программное обеспечение (далее </w:t>
      </w:r>
      <w:r w:rsidR="005A5F99">
        <w:t xml:space="preserve">— </w:t>
      </w:r>
      <w:r w:rsidR="005A5F99" w:rsidRPr="005A5F99">
        <w:rPr>
          <w:sz w:val="28"/>
        </w:rPr>
        <w:t>ПО</w:t>
      </w:r>
      <w:r w:rsidR="005A5F99">
        <w:rPr>
          <w:sz w:val="28"/>
        </w:rPr>
        <w:t>)</w:t>
      </w:r>
      <w:r w:rsidR="005A5F99" w:rsidRPr="005A5F99">
        <w:rPr>
          <w:sz w:val="28"/>
        </w:rPr>
        <w:t>.</w:t>
      </w:r>
    </w:p>
    <w:p w14:paraId="7EE5DEE3" w14:textId="49776723" w:rsidR="009D3A43" w:rsidRDefault="009D3A43" w:rsidP="005A5F99">
      <w:pPr>
        <w:pStyle w:val="Brdtext"/>
        <w:ind w:left="1418" w:right="312" w:firstLine="567"/>
        <w:jc w:val="both"/>
        <w:rPr>
          <w:sz w:val="28"/>
        </w:rPr>
      </w:pPr>
    </w:p>
    <w:p w14:paraId="04BC7C24" w14:textId="3B62C1C6" w:rsidR="009D3A43" w:rsidRDefault="009D3A43" w:rsidP="009D3A43">
      <w:pPr>
        <w:pStyle w:val="Brdtext"/>
        <w:ind w:left="1418" w:right="312"/>
        <w:jc w:val="both"/>
        <w:rPr>
          <w:sz w:val="28"/>
        </w:rPr>
      </w:pPr>
      <w:r>
        <w:object w:dxaOrig="11386" w:dyaOrig="7321" w14:anchorId="1EB25B3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pt;height:290.25pt" o:ole="">
            <v:imagedata r:id="rId7" o:title=""/>
          </v:shape>
          <o:OLEObject Type="Embed" ProgID="Visio.Drawing.15" ShapeID="_x0000_i1025" DrawAspect="Content" ObjectID="_1756630904" r:id="rId8"/>
        </w:object>
      </w:r>
    </w:p>
    <w:p w14:paraId="3E799B84" w14:textId="77777777" w:rsidR="009D3A43" w:rsidRPr="000F209E" w:rsidRDefault="009D3A43" w:rsidP="009D3A43">
      <w:pPr>
        <w:spacing w:line="360" w:lineRule="auto"/>
        <w:jc w:val="center"/>
        <w:rPr>
          <w:sz w:val="24"/>
          <w:highlight w:val="yellow"/>
        </w:rPr>
      </w:pPr>
      <w:r w:rsidRPr="000F209E">
        <w:rPr>
          <w:sz w:val="24"/>
        </w:rPr>
        <w:t>Рисунок 1 – Структурная схема системы</w:t>
      </w:r>
    </w:p>
    <w:p w14:paraId="6FC10D74" w14:textId="5C2E10C7" w:rsidR="009D3A43" w:rsidRPr="000F209E" w:rsidRDefault="009D3A43" w:rsidP="005A5F99">
      <w:pPr>
        <w:pStyle w:val="Brdtext"/>
        <w:ind w:left="1418" w:right="312" w:firstLine="567"/>
        <w:jc w:val="both"/>
        <w:rPr>
          <w:sz w:val="28"/>
        </w:rPr>
      </w:pPr>
    </w:p>
    <w:p w14:paraId="6E468306" w14:textId="44682DDC" w:rsidR="009D3A43" w:rsidRPr="000F209E" w:rsidRDefault="005F7C20" w:rsidP="005A5F99">
      <w:pPr>
        <w:pStyle w:val="Brdtext"/>
        <w:ind w:left="1418" w:right="312" w:firstLine="567"/>
        <w:jc w:val="both"/>
        <w:rPr>
          <w:sz w:val="28"/>
        </w:rPr>
      </w:pPr>
      <w:r w:rsidRPr="000F209E">
        <w:rPr>
          <w:sz w:val="28"/>
        </w:rPr>
        <w:t xml:space="preserve">3.5 Расчёт характеристик оптических элементов системы был осуществлён следующим образом. </w:t>
      </w:r>
    </w:p>
    <w:p w14:paraId="774C438E" w14:textId="3C04F7E9" w:rsidR="005F7C20" w:rsidRPr="000F209E" w:rsidRDefault="005F7C20" w:rsidP="005F7C20">
      <w:pPr>
        <w:pStyle w:val="Brdtext"/>
        <w:ind w:left="1418" w:right="312" w:firstLine="567"/>
        <w:jc w:val="both"/>
        <w:rPr>
          <w:sz w:val="28"/>
        </w:rPr>
      </w:pPr>
      <w:r w:rsidRPr="000F209E">
        <w:rPr>
          <w:sz w:val="28"/>
        </w:rPr>
        <w:lastRenderedPageBreak/>
        <w:t xml:space="preserve">3.5.1 Для расчёта приняты следующие обозначения: </w:t>
      </w:r>
    </w:p>
    <w:p w14:paraId="43C89652" w14:textId="77777777" w:rsidR="005F7C20" w:rsidRPr="000F209E" w:rsidRDefault="005F7C20" w:rsidP="005F7C20">
      <w:pPr>
        <w:pStyle w:val="Brdtext"/>
        <w:ind w:left="1418" w:right="312" w:firstLine="567"/>
        <w:jc w:val="both"/>
        <w:rPr>
          <w:sz w:val="28"/>
        </w:rPr>
      </w:pPr>
      <w:r w:rsidRPr="000F209E">
        <w:rPr>
          <w:sz w:val="28"/>
        </w:rPr>
        <w:t xml:space="preserve">– расстояние до исследуемого объекта </w:t>
      </w:r>
      <w:r w:rsidRPr="000F209E">
        <w:rPr>
          <w:i/>
          <w:iCs/>
          <w:sz w:val="28"/>
        </w:rPr>
        <w:t>d</w:t>
      </w:r>
      <w:r w:rsidRPr="000F209E">
        <w:rPr>
          <w:sz w:val="28"/>
        </w:rPr>
        <w:t xml:space="preserve">, мм, </w:t>
      </w:r>
    </w:p>
    <w:p w14:paraId="013BABD3" w14:textId="77777777" w:rsidR="005F7C20" w:rsidRPr="000F209E" w:rsidRDefault="005F7C20" w:rsidP="005F7C20">
      <w:pPr>
        <w:pStyle w:val="Brdtext"/>
        <w:ind w:left="1418" w:right="312" w:firstLine="567"/>
        <w:jc w:val="both"/>
        <w:rPr>
          <w:sz w:val="28"/>
        </w:rPr>
      </w:pPr>
      <w:r w:rsidRPr="000F209E">
        <w:rPr>
          <w:sz w:val="28"/>
        </w:rPr>
        <w:t xml:space="preserve">– реальный размер анализируемого объекта </w:t>
      </w:r>
      <w:r w:rsidRPr="000F209E">
        <w:rPr>
          <w:i/>
          <w:iCs/>
          <w:sz w:val="28"/>
        </w:rPr>
        <w:t>h</w:t>
      </w:r>
      <w:r w:rsidRPr="000F209E">
        <w:rPr>
          <w:sz w:val="28"/>
        </w:rPr>
        <w:t xml:space="preserve">, мм, </w:t>
      </w:r>
    </w:p>
    <w:p w14:paraId="693B5D92" w14:textId="1D3E3727" w:rsidR="005F7C20" w:rsidRPr="000F209E" w:rsidRDefault="005F7C20" w:rsidP="005F7C20">
      <w:pPr>
        <w:pStyle w:val="Brdtext"/>
        <w:ind w:left="1418" w:right="312" w:firstLine="567"/>
        <w:jc w:val="both"/>
        <w:rPr>
          <w:sz w:val="28"/>
        </w:rPr>
      </w:pPr>
      <w:r w:rsidRPr="000F209E">
        <w:rPr>
          <w:sz w:val="28"/>
        </w:rPr>
        <w:t xml:space="preserve">– размер анализируемого объекта ПЗС матрице </w:t>
      </w:r>
      <w:r w:rsidRPr="000F209E">
        <w:rPr>
          <w:i/>
          <w:iCs/>
          <w:sz w:val="28"/>
          <w:lang w:val="en-US"/>
        </w:rPr>
        <w:t>H</w:t>
      </w:r>
      <w:r w:rsidRPr="000F209E">
        <w:rPr>
          <w:sz w:val="28"/>
        </w:rPr>
        <w:t xml:space="preserve">, </w:t>
      </w:r>
      <w:r w:rsidR="0052211A" w:rsidRPr="000F209E">
        <w:rPr>
          <w:sz w:val="28"/>
        </w:rPr>
        <w:t>пикселей</w:t>
      </w:r>
      <w:r w:rsidRPr="000F209E">
        <w:rPr>
          <w:sz w:val="28"/>
        </w:rPr>
        <w:t xml:space="preserve">, </w:t>
      </w:r>
    </w:p>
    <w:p w14:paraId="2581926B" w14:textId="77777777" w:rsidR="005F7C20" w:rsidRPr="000F209E" w:rsidRDefault="005F7C20" w:rsidP="005F7C20">
      <w:pPr>
        <w:pStyle w:val="Brdtext"/>
        <w:ind w:left="1418" w:right="312" w:firstLine="567"/>
        <w:jc w:val="both"/>
        <w:rPr>
          <w:sz w:val="28"/>
        </w:rPr>
      </w:pPr>
      <w:r w:rsidRPr="000F209E">
        <w:rPr>
          <w:sz w:val="28"/>
        </w:rPr>
        <w:t xml:space="preserve">– размер одного пикселя </w:t>
      </w:r>
      <w:r w:rsidRPr="000F209E">
        <w:rPr>
          <w:i/>
          <w:iCs/>
          <w:sz w:val="28"/>
        </w:rPr>
        <w:t>s</w:t>
      </w:r>
      <w:r w:rsidRPr="000F209E">
        <w:rPr>
          <w:sz w:val="28"/>
        </w:rPr>
        <w:t>, мм,</w:t>
      </w:r>
    </w:p>
    <w:p w14:paraId="2FD5E94E" w14:textId="76DAD2C8" w:rsidR="005F7C20" w:rsidRPr="000F209E" w:rsidRDefault="005F7C20" w:rsidP="005F7C20">
      <w:pPr>
        <w:pStyle w:val="Brdtext"/>
        <w:ind w:left="1418" w:right="312" w:firstLine="567"/>
        <w:jc w:val="both"/>
        <w:rPr>
          <w:sz w:val="28"/>
        </w:rPr>
      </w:pPr>
      <w:r w:rsidRPr="000F209E">
        <w:rPr>
          <w:sz w:val="28"/>
        </w:rPr>
        <w:t xml:space="preserve">– фокусное расстояние объектива </w:t>
      </w:r>
      <w:r w:rsidRPr="000F209E">
        <w:rPr>
          <w:i/>
          <w:iCs/>
          <w:sz w:val="28"/>
        </w:rPr>
        <w:t>f</w:t>
      </w:r>
      <w:r w:rsidRPr="000F209E">
        <w:rPr>
          <w:sz w:val="28"/>
        </w:rPr>
        <w:t>, мм.</w:t>
      </w:r>
    </w:p>
    <w:p w14:paraId="660BD5B7" w14:textId="7988619E" w:rsidR="005F7C20" w:rsidRPr="000F209E" w:rsidRDefault="005F7C20" w:rsidP="005A5F99">
      <w:pPr>
        <w:pStyle w:val="Brdtext"/>
        <w:ind w:left="1418" w:right="312" w:firstLine="567"/>
        <w:jc w:val="both"/>
        <w:rPr>
          <w:sz w:val="28"/>
        </w:rPr>
      </w:pPr>
      <w:r w:rsidRPr="000F209E">
        <w:rPr>
          <w:sz w:val="28"/>
        </w:rPr>
        <w:t xml:space="preserve">3.5.2 Расчёт фокусного расстояния </w:t>
      </w:r>
      <w:r w:rsidRPr="000F209E">
        <w:rPr>
          <w:i/>
          <w:iCs/>
          <w:sz w:val="28"/>
        </w:rPr>
        <w:t xml:space="preserve">f </w:t>
      </w:r>
      <w:r w:rsidRPr="000F209E">
        <w:rPr>
          <w:sz w:val="28"/>
        </w:rPr>
        <w:t>объектива для видеокамер был осуществлён на основании следующих исходных данных:</w:t>
      </w:r>
    </w:p>
    <w:p w14:paraId="09E235DD" w14:textId="1D65EB97" w:rsidR="005F7C20" w:rsidRPr="000F209E" w:rsidRDefault="005F7C20" w:rsidP="005F7C20">
      <w:pPr>
        <w:pStyle w:val="Brdtext"/>
        <w:ind w:left="1418" w:right="312" w:firstLine="567"/>
        <w:jc w:val="both"/>
        <w:rPr>
          <w:sz w:val="28"/>
        </w:rPr>
      </w:pPr>
      <w:r w:rsidRPr="000F209E">
        <w:rPr>
          <w:sz w:val="28"/>
        </w:rPr>
        <w:t>–</w:t>
      </w:r>
      <w:r w:rsidR="0052211A" w:rsidRPr="000F209E">
        <w:rPr>
          <w:sz w:val="28"/>
        </w:rPr>
        <w:t> </w:t>
      </w:r>
      <w:r w:rsidRPr="000F209E">
        <w:rPr>
          <w:sz w:val="28"/>
        </w:rPr>
        <w:t xml:space="preserve">расстояние до листа </w:t>
      </w:r>
      <w:r w:rsidRPr="000F209E">
        <w:rPr>
          <w:i/>
          <w:iCs/>
          <w:sz w:val="28"/>
        </w:rPr>
        <w:t>d</w:t>
      </w:r>
      <w:r w:rsidRPr="000F209E">
        <w:rPr>
          <w:sz w:val="28"/>
        </w:rPr>
        <w:t xml:space="preserve"> – 350 мм,</w:t>
      </w:r>
    </w:p>
    <w:p w14:paraId="46391DA0" w14:textId="62947FE1" w:rsidR="005F7C20" w:rsidRPr="000F209E" w:rsidRDefault="005F7C20" w:rsidP="005F7C20">
      <w:pPr>
        <w:pStyle w:val="Brdtext"/>
        <w:ind w:left="1418" w:right="312" w:firstLine="567"/>
        <w:jc w:val="both"/>
        <w:rPr>
          <w:sz w:val="28"/>
        </w:rPr>
      </w:pPr>
      <w:r w:rsidRPr="000F209E">
        <w:rPr>
          <w:sz w:val="28"/>
        </w:rPr>
        <w:t>–</w:t>
      </w:r>
      <w:r w:rsidR="0052211A" w:rsidRPr="000F209E">
        <w:rPr>
          <w:sz w:val="28"/>
        </w:rPr>
        <w:t> </w:t>
      </w:r>
      <w:r w:rsidRPr="000F209E">
        <w:rPr>
          <w:sz w:val="28"/>
        </w:rPr>
        <w:t xml:space="preserve">размер поля зрения </w:t>
      </w:r>
      <w:r w:rsidRPr="000F209E">
        <w:rPr>
          <w:i/>
          <w:iCs/>
          <w:sz w:val="28"/>
        </w:rPr>
        <w:t>h</w:t>
      </w:r>
      <w:r w:rsidRPr="000F209E">
        <w:rPr>
          <w:sz w:val="28"/>
        </w:rPr>
        <w:t xml:space="preserve"> на расстоянии </w:t>
      </w:r>
      <w:r w:rsidRPr="000F209E">
        <w:rPr>
          <w:i/>
          <w:iCs/>
          <w:sz w:val="28"/>
        </w:rPr>
        <w:t>d</w:t>
      </w:r>
      <w:r w:rsidRPr="000F209E">
        <w:rPr>
          <w:sz w:val="28"/>
        </w:rPr>
        <w:t xml:space="preserve"> (или реальный размер фотографируемого объекта) – 310 мм, </w:t>
      </w:r>
    </w:p>
    <w:p w14:paraId="183261C3" w14:textId="004B68CC" w:rsidR="005F7C20" w:rsidRPr="000F209E" w:rsidRDefault="005F7C20" w:rsidP="005F7C20">
      <w:pPr>
        <w:pStyle w:val="Brdtext"/>
        <w:ind w:left="1418" w:right="312" w:firstLine="567"/>
        <w:jc w:val="both"/>
        <w:rPr>
          <w:sz w:val="28"/>
        </w:rPr>
      </w:pPr>
      <w:r w:rsidRPr="000F209E">
        <w:rPr>
          <w:sz w:val="28"/>
        </w:rPr>
        <w:t>–</w:t>
      </w:r>
      <w:r w:rsidR="0052211A" w:rsidRPr="000F209E">
        <w:rPr>
          <w:sz w:val="28"/>
        </w:rPr>
        <w:t> </w:t>
      </w:r>
      <w:r w:rsidRPr="000F209E">
        <w:rPr>
          <w:sz w:val="28"/>
        </w:rPr>
        <w:t xml:space="preserve">размер </w:t>
      </w:r>
      <w:r w:rsidR="00543F77" w:rsidRPr="000F209E">
        <w:rPr>
          <w:sz w:val="28"/>
        </w:rPr>
        <w:t xml:space="preserve">фотографируемого объекта </w:t>
      </w:r>
      <w:r w:rsidRPr="000F209E">
        <w:rPr>
          <w:sz w:val="28"/>
        </w:rPr>
        <w:t xml:space="preserve">на ПЗС матрице </w:t>
      </w:r>
      <w:r w:rsidRPr="000F209E">
        <w:rPr>
          <w:i/>
          <w:iCs/>
          <w:sz w:val="28"/>
        </w:rPr>
        <w:t>H</w:t>
      </w:r>
      <w:r w:rsidRPr="000F209E">
        <w:rPr>
          <w:sz w:val="28"/>
        </w:rPr>
        <w:t xml:space="preserve"> – 1440 </w:t>
      </w:r>
      <w:r w:rsidR="0052211A" w:rsidRPr="000F209E">
        <w:rPr>
          <w:sz w:val="28"/>
        </w:rPr>
        <w:t>пикселей</w:t>
      </w:r>
      <w:r w:rsidRPr="000F209E">
        <w:rPr>
          <w:sz w:val="28"/>
        </w:rPr>
        <w:t>,</w:t>
      </w:r>
    </w:p>
    <w:p w14:paraId="5FDD3920" w14:textId="7872BCBD" w:rsidR="005F7C20" w:rsidRPr="000F209E" w:rsidRDefault="005F7C20" w:rsidP="005F7C20">
      <w:pPr>
        <w:pStyle w:val="Brdtext"/>
        <w:ind w:left="1418" w:right="312" w:firstLine="567"/>
        <w:jc w:val="both"/>
        <w:rPr>
          <w:sz w:val="28"/>
        </w:rPr>
      </w:pPr>
      <w:r w:rsidRPr="000F209E">
        <w:rPr>
          <w:sz w:val="28"/>
        </w:rPr>
        <w:t>–</w:t>
      </w:r>
      <w:r w:rsidR="0052211A" w:rsidRPr="000F209E">
        <w:rPr>
          <w:sz w:val="28"/>
        </w:rPr>
        <w:t> </w:t>
      </w:r>
      <w:r w:rsidRPr="000F209E">
        <w:rPr>
          <w:sz w:val="28"/>
        </w:rPr>
        <w:t xml:space="preserve">размер одного пикселя </w:t>
      </w:r>
      <w:r w:rsidRPr="000F209E">
        <w:rPr>
          <w:i/>
          <w:iCs/>
          <w:sz w:val="28"/>
        </w:rPr>
        <w:t>s</w:t>
      </w:r>
      <w:r w:rsidRPr="000F209E">
        <w:rPr>
          <w:sz w:val="28"/>
        </w:rPr>
        <w:t xml:space="preserve"> – 1,7 мкм; </w:t>
      </w:r>
    </w:p>
    <w:p w14:paraId="529C8572" w14:textId="76D6A36A" w:rsidR="005F7C20" w:rsidRPr="000F209E" w:rsidRDefault="005F7C20" w:rsidP="005F7C20">
      <w:pPr>
        <w:pStyle w:val="Brdtext"/>
        <w:ind w:left="1418" w:right="312"/>
        <w:jc w:val="both"/>
        <w:rPr>
          <w:sz w:val="28"/>
        </w:rPr>
      </w:pPr>
      <w:r w:rsidRPr="000F209E">
        <w:rPr>
          <w:sz w:val="28"/>
        </w:rPr>
        <w:t>по формуле:</w:t>
      </w:r>
    </w:p>
    <w:p w14:paraId="6A17CFED" w14:textId="77777777" w:rsidR="005F7C20" w:rsidRPr="000F209E" w:rsidRDefault="005F7C20" w:rsidP="005F7C20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f=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num>
            <m:den>
              <m:d>
                <m:dPr>
                  <m:ctrlPr>
                    <w:rPr>
                      <w:rFonts w:ascii="Cambria Math" w:eastAsiaTheme="minorHAnsi" w:hAnsi="Cambria Math" w:cstheme="minorBidi"/>
                      <w:i/>
                      <w:sz w:val="28"/>
                      <w:szCs w:val="28"/>
                      <w:lang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H*s</m:t>
                      </m:r>
                    </m:den>
                  </m:f>
                </m:e>
              </m:d>
            </m:den>
          </m:f>
        </m:oMath>
      </m:oMathPara>
    </w:p>
    <w:p w14:paraId="3E35B708" w14:textId="77777777" w:rsidR="005F7C20" w:rsidRPr="000F209E" w:rsidRDefault="005F7C20" w:rsidP="005A5F99">
      <w:pPr>
        <w:pStyle w:val="Brdtext"/>
        <w:ind w:left="1418" w:right="312" w:firstLine="567"/>
        <w:jc w:val="both"/>
        <w:rPr>
          <w:sz w:val="28"/>
        </w:rPr>
      </w:pPr>
    </w:p>
    <w:p w14:paraId="3899D46F" w14:textId="436F0B16" w:rsidR="005F7C20" w:rsidRPr="000F209E" w:rsidRDefault="005F7C20" w:rsidP="005A5F99">
      <w:pPr>
        <w:pStyle w:val="Brdtext"/>
        <w:ind w:left="1418" w:right="312" w:firstLine="567"/>
        <w:jc w:val="both"/>
        <w:rPr>
          <w:sz w:val="28"/>
        </w:rPr>
      </w:pPr>
      <w:r w:rsidRPr="000F209E">
        <w:rPr>
          <w:sz w:val="28"/>
        </w:rPr>
        <w:t xml:space="preserve">В результате применения формулы фокусное расстояние </w:t>
      </w:r>
      <w:r w:rsidRPr="000F209E">
        <w:rPr>
          <w:i/>
          <w:iCs/>
          <w:sz w:val="28"/>
        </w:rPr>
        <w:t xml:space="preserve">f </w:t>
      </w:r>
      <w:r w:rsidRPr="000F209E">
        <w:rPr>
          <w:sz w:val="28"/>
        </w:rPr>
        <w:t xml:space="preserve">должно быть 5,5 мм. </w:t>
      </w:r>
      <w:r w:rsidR="007054CD" w:rsidRPr="000F209E">
        <w:rPr>
          <w:sz w:val="28"/>
        </w:rPr>
        <w:t>Так как ближайшим стандартным объективом является объектив с</w:t>
      </w:r>
      <w:r w:rsidR="00290354" w:rsidRPr="000F209E">
        <w:rPr>
          <w:sz w:val="28"/>
        </w:rPr>
        <w:t> </w:t>
      </w:r>
      <w:r w:rsidR="007054CD" w:rsidRPr="000F209E">
        <w:rPr>
          <w:sz w:val="28"/>
        </w:rPr>
        <w:t>фокусным расстоянием 4</w:t>
      </w:r>
      <w:r w:rsidR="00290354" w:rsidRPr="000F209E">
        <w:rPr>
          <w:sz w:val="28"/>
        </w:rPr>
        <w:t> </w:t>
      </w:r>
      <w:r w:rsidR="007054CD" w:rsidRPr="000F209E">
        <w:rPr>
          <w:sz w:val="28"/>
        </w:rPr>
        <w:t>мм</w:t>
      </w:r>
      <w:r w:rsidR="00290354" w:rsidRPr="000F209E">
        <w:rPr>
          <w:sz w:val="28"/>
        </w:rPr>
        <w:t xml:space="preserve">, то был выбран объектив с </w:t>
      </w:r>
      <w:r w:rsidR="000870FF" w:rsidRPr="000F209E">
        <w:rPr>
          <w:sz w:val="28"/>
        </w:rPr>
        <w:t>таким фокусным</w:t>
      </w:r>
      <w:r w:rsidR="00290354" w:rsidRPr="000F209E">
        <w:rPr>
          <w:sz w:val="28"/>
        </w:rPr>
        <w:t xml:space="preserve"> расстоянием.</w:t>
      </w:r>
    </w:p>
    <w:p w14:paraId="38F27BD1" w14:textId="08827951" w:rsidR="005F7C20" w:rsidRPr="000F209E" w:rsidRDefault="005F7C20" w:rsidP="005A5F99">
      <w:pPr>
        <w:pStyle w:val="Brdtext"/>
        <w:ind w:left="1418" w:right="312" w:firstLine="567"/>
        <w:jc w:val="both"/>
        <w:rPr>
          <w:sz w:val="28"/>
        </w:rPr>
      </w:pPr>
      <w:r w:rsidRPr="000F209E">
        <w:rPr>
          <w:sz w:val="28"/>
        </w:rPr>
        <w:t>3.5.</w:t>
      </w:r>
      <w:r w:rsidR="000B7483" w:rsidRPr="000F209E">
        <w:rPr>
          <w:sz w:val="28"/>
        </w:rPr>
        <w:t>3</w:t>
      </w:r>
      <w:r w:rsidRPr="000F209E">
        <w:rPr>
          <w:sz w:val="28"/>
        </w:rPr>
        <w:t xml:space="preserve"> Расчёт минимально различимого на фотографии объекта был осуществлён на основании рекомендации производителей видеокамер технического зрения</w:t>
      </w:r>
      <w:r w:rsidR="0052211A" w:rsidRPr="000F209E">
        <w:rPr>
          <w:sz w:val="28"/>
        </w:rPr>
        <w:t> </w:t>
      </w:r>
      <w:r w:rsidRPr="000F209E">
        <w:rPr>
          <w:sz w:val="28"/>
        </w:rPr>
        <w:t>[1]</w:t>
      </w:r>
      <w:r w:rsidR="0052211A" w:rsidRPr="000F209E">
        <w:rPr>
          <w:sz w:val="28"/>
        </w:rPr>
        <w:t xml:space="preserve">, </w:t>
      </w:r>
      <w:r w:rsidR="00E140D4" w:rsidRPr="000F209E">
        <w:rPr>
          <w:sz w:val="28"/>
        </w:rPr>
        <w:t>согласно которым</w:t>
      </w:r>
      <w:r w:rsidRPr="000F209E">
        <w:rPr>
          <w:sz w:val="28"/>
        </w:rPr>
        <w:t xml:space="preserve"> реальный объект, который требуется различить на кадре с видеокамеры</w:t>
      </w:r>
      <w:r w:rsidR="00E140D4" w:rsidRPr="000F209E">
        <w:rPr>
          <w:sz w:val="28"/>
        </w:rPr>
        <w:t>,</w:t>
      </w:r>
      <w:r w:rsidRPr="000F209E">
        <w:rPr>
          <w:sz w:val="28"/>
        </w:rPr>
        <w:t xml:space="preserve"> должен занять на ПЗС матрице не менее двух пикселей. В работе на то, чтобы размер на ПЗС матрице анализируемого нами объекта зан</w:t>
      </w:r>
      <w:r w:rsidR="00E140D4" w:rsidRPr="000F209E">
        <w:rPr>
          <w:sz w:val="28"/>
        </w:rPr>
        <w:t xml:space="preserve">имал </w:t>
      </w:r>
      <w:r w:rsidRPr="000F209E">
        <w:rPr>
          <w:sz w:val="28"/>
        </w:rPr>
        <w:t>4</w:t>
      </w:r>
      <w:r w:rsidR="00E140D4" w:rsidRPr="000F209E">
        <w:rPr>
          <w:sz w:val="28"/>
        </w:rPr>
        <w:t> </w:t>
      </w:r>
      <w:r w:rsidRPr="000F209E">
        <w:rPr>
          <w:sz w:val="28"/>
        </w:rPr>
        <w:t>пикселя. Рассчитаем реальный размер объекта, который будет составлять на фотографии 4</w:t>
      </w:r>
      <w:r w:rsidR="00E140D4" w:rsidRPr="000F209E">
        <w:rPr>
          <w:sz w:val="28"/>
        </w:rPr>
        <w:t> </w:t>
      </w:r>
      <w:r w:rsidRPr="000F209E">
        <w:rPr>
          <w:sz w:val="28"/>
        </w:rPr>
        <w:t>пикселя по</w:t>
      </w:r>
      <w:r w:rsidR="00E140D4" w:rsidRPr="000F209E">
        <w:rPr>
          <w:sz w:val="28"/>
        </w:rPr>
        <w:t> </w:t>
      </w:r>
      <w:r w:rsidRPr="000F209E">
        <w:rPr>
          <w:sz w:val="28"/>
        </w:rPr>
        <w:t>формуле:</w:t>
      </w:r>
    </w:p>
    <w:p w14:paraId="17C297B2" w14:textId="77777777" w:rsidR="000B7483" w:rsidRPr="000F209E" w:rsidRDefault="000B7483" w:rsidP="005A5F99">
      <w:pPr>
        <w:pStyle w:val="Brdtext"/>
        <w:ind w:left="1418" w:right="312" w:firstLine="567"/>
        <w:jc w:val="both"/>
        <w:rPr>
          <w:sz w:val="28"/>
        </w:rPr>
      </w:pPr>
    </w:p>
    <w:p w14:paraId="5E9B7B7F" w14:textId="77777777" w:rsidR="000B7483" w:rsidRPr="000F209E" w:rsidRDefault="000B7483" w:rsidP="000B7483">
      <w:pPr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h</m:t>
          </m:r>
          <m:r>
            <w:rPr>
              <w:rFonts w:ascii="Cambria Math" w:hAnsi="Cambria Math"/>
              <w:sz w:val="28"/>
              <w:szCs w:val="28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e>
          </m:d>
          <m:r>
            <w:rPr>
              <w:rFonts w:ascii="Cambria Math" w:hAnsi="Cambria Math"/>
              <w:sz w:val="28"/>
              <w:szCs w:val="28"/>
            </w:rPr>
            <m:t>*H*s</m:t>
          </m:r>
        </m:oMath>
      </m:oMathPara>
    </w:p>
    <w:p w14:paraId="36C19513" w14:textId="553C3CA8" w:rsidR="005F7C20" w:rsidRPr="000F209E" w:rsidRDefault="000B7483" w:rsidP="005A5F99">
      <w:pPr>
        <w:pStyle w:val="Brdtext"/>
        <w:ind w:left="1418" w:right="312" w:firstLine="567"/>
        <w:jc w:val="both"/>
        <w:rPr>
          <w:sz w:val="28"/>
        </w:rPr>
      </w:pPr>
      <w:r w:rsidRPr="000F209E">
        <w:rPr>
          <w:sz w:val="28"/>
        </w:rPr>
        <w:lastRenderedPageBreak/>
        <w:t>Результат расчёта показывает, что на фотографии объект с реальным размером в 0,59</w:t>
      </w:r>
      <w:r w:rsidR="00E140D4" w:rsidRPr="000F209E">
        <w:rPr>
          <w:sz w:val="28"/>
        </w:rPr>
        <w:t> </w:t>
      </w:r>
      <w:r w:rsidRPr="000F209E">
        <w:rPr>
          <w:sz w:val="28"/>
        </w:rPr>
        <w:t>мм будет составлять 2</w:t>
      </w:r>
      <w:r w:rsidR="00E140D4" w:rsidRPr="000F209E">
        <w:rPr>
          <w:sz w:val="28"/>
        </w:rPr>
        <w:t> </w:t>
      </w:r>
      <w:r w:rsidRPr="000F209E">
        <w:rPr>
          <w:sz w:val="28"/>
        </w:rPr>
        <w:t>пикселя для выбранной модели видеокамеры.</w:t>
      </w:r>
    </w:p>
    <w:p w14:paraId="3B525F5E" w14:textId="1EB3A5F8" w:rsidR="00FC3017" w:rsidRDefault="005F7C20" w:rsidP="00FC3017">
      <w:pPr>
        <w:pStyle w:val="Brdtext"/>
        <w:ind w:left="1418" w:right="312" w:firstLine="567"/>
        <w:jc w:val="both"/>
        <w:rPr>
          <w:sz w:val="28"/>
        </w:rPr>
      </w:pPr>
      <w:r>
        <w:rPr>
          <w:sz w:val="28"/>
        </w:rPr>
        <w:t>3.</w:t>
      </w:r>
      <w:r w:rsidR="00462F77">
        <w:rPr>
          <w:sz w:val="28"/>
        </w:rPr>
        <w:t>6</w:t>
      </w:r>
      <w:r>
        <w:rPr>
          <w:sz w:val="28"/>
        </w:rPr>
        <w:t> </w:t>
      </w:r>
      <w:r w:rsidRPr="008C5F9E">
        <w:rPr>
          <w:sz w:val="28"/>
        </w:rPr>
        <w:t>Систем</w:t>
      </w:r>
      <w:r>
        <w:rPr>
          <w:sz w:val="28"/>
        </w:rPr>
        <w:t>а</w:t>
      </w:r>
      <w:r w:rsidRPr="008C5F9E">
        <w:rPr>
          <w:sz w:val="28"/>
        </w:rPr>
        <w:t xml:space="preserve"> </w:t>
      </w:r>
      <w:r w:rsidR="00593CC5" w:rsidRPr="008C5F9E">
        <w:rPr>
          <w:sz w:val="28"/>
        </w:rPr>
        <w:t xml:space="preserve">контроля качества офсетной печати </w:t>
      </w:r>
      <w:r w:rsidR="00F4481C">
        <w:rPr>
          <w:sz w:val="28"/>
        </w:rPr>
        <w:t xml:space="preserve">обеспечивает </w:t>
      </w:r>
      <w:r w:rsidR="00593CC5">
        <w:rPr>
          <w:sz w:val="28"/>
        </w:rPr>
        <w:t xml:space="preserve">контроль </w:t>
      </w:r>
      <w:r w:rsidR="00593CC5" w:rsidRPr="008C5F9E">
        <w:rPr>
          <w:sz w:val="28"/>
        </w:rPr>
        <w:t xml:space="preserve">качества печати </w:t>
      </w:r>
      <w:r w:rsidR="00F4481C">
        <w:rPr>
          <w:sz w:val="28"/>
        </w:rPr>
        <w:t>следующим образом.</w:t>
      </w:r>
      <w:r w:rsidR="00FC3017" w:rsidRPr="00FC3017">
        <w:rPr>
          <w:sz w:val="28"/>
        </w:rPr>
        <w:t xml:space="preserve"> </w:t>
      </w:r>
      <w:r w:rsidR="00FC3017" w:rsidRPr="00B52D2A">
        <w:rPr>
          <w:sz w:val="28"/>
        </w:rPr>
        <w:t>Систем</w:t>
      </w:r>
      <w:r w:rsidR="00FC3017">
        <w:rPr>
          <w:sz w:val="28"/>
        </w:rPr>
        <w:t xml:space="preserve">а </w:t>
      </w:r>
      <w:r w:rsidR="00B52D2A" w:rsidRPr="00B52D2A">
        <w:rPr>
          <w:sz w:val="28"/>
        </w:rPr>
        <w:t>фотографир</w:t>
      </w:r>
      <w:r w:rsidR="00FC3017">
        <w:rPr>
          <w:sz w:val="28"/>
        </w:rPr>
        <w:t xml:space="preserve">ует </w:t>
      </w:r>
      <w:r w:rsidR="00B52D2A" w:rsidRPr="00B52D2A">
        <w:rPr>
          <w:sz w:val="28"/>
        </w:rPr>
        <w:t>эталонно</w:t>
      </w:r>
      <w:r w:rsidR="00FC3017">
        <w:rPr>
          <w:sz w:val="28"/>
        </w:rPr>
        <w:t xml:space="preserve">е </w:t>
      </w:r>
      <w:r w:rsidR="00B52D2A" w:rsidRPr="00B52D2A">
        <w:rPr>
          <w:sz w:val="28"/>
        </w:rPr>
        <w:t>изображени</w:t>
      </w:r>
      <w:r w:rsidR="00FC3017">
        <w:rPr>
          <w:sz w:val="28"/>
        </w:rPr>
        <w:t>е</w:t>
      </w:r>
      <w:r w:rsidR="00B52D2A" w:rsidRPr="00B52D2A">
        <w:rPr>
          <w:sz w:val="28"/>
        </w:rPr>
        <w:t xml:space="preserve"> и </w:t>
      </w:r>
      <w:r w:rsidR="00FC3017">
        <w:rPr>
          <w:sz w:val="28"/>
        </w:rPr>
        <w:t xml:space="preserve">производит </w:t>
      </w:r>
      <w:r w:rsidR="00B52D2A" w:rsidRPr="00B52D2A">
        <w:rPr>
          <w:sz w:val="28"/>
        </w:rPr>
        <w:t>последующе</w:t>
      </w:r>
      <w:r w:rsidR="00FC3017">
        <w:rPr>
          <w:sz w:val="28"/>
        </w:rPr>
        <w:t>е</w:t>
      </w:r>
      <w:r w:rsidR="00B52D2A" w:rsidRPr="00B52D2A">
        <w:rPr>
          <w:sz w:val="28"/>
        </w:rPr>
        <w:t xml:space="preserve"> его сравнени</w:t>
      </w:r>
      <w:r w:rsidR="00FC3017">
        <w:rPr>
          <w:sz w:val="28"/>
        </w:rPr>
        <w:t>е</w:t>
      </w:r>
      <w:r w:rsidR="00B52D2A" w:rsidRPr="00B52D2A">
        <w:rPr>
          <w:sz w:val="28"/>
        </w:rPr>
        <w:t xml:space="preserve"> с текущими изображениями печатаемых листов. При этом лист А2, проходящий перед видеокамерами во время печати делится на 4 части. Каждая из частей листа сравнивается со своим эталоном. Момент считывания нужных кадров из</w:t>
      </w:r>
      <w:r w:rsidR="00FC3017">
        <w:rPr>
          <w:sz w:val="28"/>
        </w:rPr>
        <w:t> </w:t>
      </w:r>
      <w:r w:rsidR="00B52D2A" w:rsidRPr="00B52D2A">
        <w:rPr>
          <w:sz w:val="28"/>
        </w:rPr>
        <w:t>камеры определяется программным обеспечением по сигналу с датчика Холла. После сравнения текущих изображений печатаемых листов с</w:t>
      </w:r>
      <w:r w:rsidR="00FC3017">
        <w:rPr>
          <w:sz w:val="28"/>
        </w:rPr>
        <w:t> </w:t>
      </w:r>
      <w:r w:rsidR="00B52D2A" w:rsidRPr="00B52D2A">
        <w:rPr>
          <w:sz w:val="28"/>
        </w:rPr>
        <w:t>эталонным изображением ПО анализирует ряд из результатов пяти сравнений. Если наличие дефекта фиксируется в одном и том же месте (его координаты на фотографии рассчитываются), программное обеспечение подаёт сигнал на светошумовую колонну о том, что следует включить звуковое оповещение и включить красную лампу.</w:t>
      </w:r>
    </w:p>
    <w:p w14:paraId="263CFDF8" w14:textId="72BA2BC6" w:rsidR="00D36F0F" w:rsidRPr="000F209E" w:rsidRDefault="00D36F0F" w:rsidP="006C5E57">
      <w:pPr>
        <w:pStyle w:val="Brdtext"/>
        <w:ind w:left="1416" w:right="312" w:firstLine="567"/>
        <w:jc w:val="both"/>
        <w:rPr>
          <w:sz w:val="28"/>
        </w:rPr>
      </w:pPr>
      <w:r w:rsidRPr="000F209E">
        <w:rPr>
          <w:sz w:val="28"/>
        </w:rPr>
        <w:t>3.7</w:t>
      </w:r>
      <w:r w:rsidR="006C5E57" w:rsidRPr="000F209E">
        <w:rPr>
          <w:sz w:val="28"/>
        </w:rPr>
        <w:t> </w:t>
      </w:r>
      <w:r w:rsidRPr="000F209E">
        <w:rPr>
          <w:sz w:val="28"/>
        </w:rPr>
        <w:t xml:space="preserve">Интерфейс пользователя программного обеспечения </w:t>
      </w:r>
      <w:r w:rsidR="000F209E">
        <w:rPr>
          <w:sz w:val="28"/>
        </w:rPr>
        <w:t xml:space="preserve">представлен </w:t>
      </w:r>
      <w:r w:rsidRPr="000F209E">
        <w:rPr>
          <w:sz w:val="28"/>
        </w:rPr>
        <w:t>на</w:t>
      </w:r>
      <w:r w:rsidR="000F209E">
        <w:rPr>
          <w:sz w:val="28"/>
        </w:rPr>
        <w:t> </w:t>
      </w:r>
      <w:r w:rsidRPr="000F209E">
        <w:rPr>
          <w:sz w:val="28"/>
        </w:rPr>
        <w:t>рис</w:t>
      </w:r>
      <w:r w:rsidR="000F209E">
        <w:rPr>
          <w:sz w:val="28"/>
        </w:rPr>
        <w:t>. </w:t>
      </w:r>
      <w:r w:rsidRPr="000F209E">
        <w:rPr>
          <w:sz w:val="28"/>
        </w:rPr>
        <w:t xml:space="preserve">2. Для создания в памяти программного обеспечения эталонной фотографии листа нужно нажать кнопку «Make Template» в главном окне программного обеспечения. </w:t>
      </w:r>
      <w:r w:rsidR="002B4530">
        <w:rPr>
          <w:sz w:val="28"/>
        </w:rPr>
        <w:t xml:space="preserve">После чего </w:t>
      </w:r>
      <w:r w:rsidRPr="000F209E">
        <w:rPr>
          <w:sz w:val="28"/>
        </w:rPr>
        <w:t xml:space="preserve">при </w:t>
      </w:r>
      <w:r w:rsidR="002B4530">
        <w:rPr>
          <w:sz w:val="28"/>
        </w:rPr>
        <w:t xml:space="preserve">детектировании </w:t>
      </w:r>
      <w:r w:rsidRPr="000F209E">
        <w:rPr>
          <w:sz w:val="28"/>
        </w:rPr>
        <w:t xml:space="preserve">дефекта в одном и том же месте листа более </w:t>
      </w:r>
      <w:r w:rsidR="002B4530">
        <w:rPr>
          <w:sz w:val="28"/>
        </w:rPr>
        <w:t>5 (</w:t>
      </w:r>
      <w:r w:rsidRPr="000F209E">
        <w:rPr>
          <w:sz w:val="28"/>
        </w:rPr>
        <w:t>пяти</w:t>
      </w:r>
      <w:r w:rsidR="002B4530">
        <w:rPr>
          <w:sz w:val="28"/>
        </w:rPr>
        <w:t>)</w:t>
      </w:r>
      <w:r w:rsidRPr="000F209E">
        <w:rPr>
          <w:sz w:val="28"/>
        </w:rPr>
        <w:t xml:space="preserve"> раз сработает светошумовая сигнализация и кадры с отмеченным дефектом будут сохранены на дисковом накопителе персона</w:t>
      </w:r>
      <w:r w:rsidR="002B4530">
        <w:rPr>
          <w:sz w:val="28"/>
        </w:rPr>
        <w:t>л</w:t>
      </w:r>
      <w:r w:rsidRPr="000F209E">
        <w:rPr>
          <w:sz w:val="28"/>
        </w:rPr>
        <w:t>ьного компьютера.</w:t>
      </w:r>
    </w:p>
    <w:p w14:paraId="0CE7C78C" w14:textId="77777777" w:rsidR="00D36F0F" w:rsidRDefault="00D36F0F" w:rsidP="00D36F0F">
      <w:pPr>
        <w:spacing w:line="360" w:lineRule="auto"/>
        <w:ind w:left="1418" w:right="312"/>
        <w:jc w:val="both"/>
        <w:rPr>
          <w:sz w:val="24"/>
        </w:rPr>
      </w:pPr>
      <w:r>
        <w:rPr>
          <w:noProof/>
          <w:sz w:val="24"/>
        </w:rPr>
        <w:drawing>
          <wp:inline distT="0" distB="0" distL="0" distR="0" wp14:anchorId="2FEAA016" wp14:editId="1D24617F">
            <wp:extent cx="5924550" cy="286068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62" cy="2860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EFF08" w14:textId="77777777" w:rsidR="00D36F0F" w:rsidRDefault="00D36F0F" w:rsidP="00D36F0F">
      <w:pPr>
        <w:pStyle w:val="Brdtext"/>
        <w:ind w:left="1418" w:right="312" w:firstLine="567"/>
        <w:jc w:val="center"/>
        <w:rPr>
          <w:sz w:val="24"/>
        </w:rPr>
      </w:pPr>
      <w:r w:rsidRPr="00D36F0F">
        <w:rPr>
          <w:sz w:val="28"/>
        </w:rPr>
        <w:t>Рисунок 2 – Главное окно программного обеспечения системы</w:t>
      </w:r>
    </w:p>
    <w:p w14:paraId="5FB3D09C" w14:textId="1056EB7C" w:rsidR="00127E4D" w:rsidRPr="00D36F0F" w:rsidRDefault="00127E4D" w:rsidP="00FC3017">
      <w:pPr>
        <w:pStyle w:val="Brdtext"/>
        <w:ind w:left="1418" w:right="312" w:firstLine="567"/>
        <w:jc w:val="both"/>
        <w:rPr>
          <w:sz w:val="28"/>
        </w:rPr>
      </w:pPr>
    </w:p>
    <w:p w14:paraId="1F2CB4D3" w14:textId="1D69B179" w:rsidR="00127E4D" w:rsidRPr="00E67A7C" w:rsidRDefault="00D36F0F" w:rsidP="00FC3017">
      <w:pPr>
        <w:pStyle w:val="Brdtext"/>
        <w:ind w:left="1418" w:right="312" w:firstLine="567"/>
        <w:jc w:val="both"/>
        <w:rPr>
          <w:sz w:val="28"/>
        </w:rPr>
      </w:pPr>
      <w:r w:rsidRPr="00E67A7C">
        <w:rPr>
          <w:sz w:val="28"/>
        </w:rPr>
        <w:lastRenderedPageBreak/>
        <w:t>3</w:t>
      </w:r>
      <w:r w:rsidR="00E67A7C" w:rsidRPr="00E67A7C">
        <w:rPr>
          <w:sz w:val="28"/>
        </w:rPr>
        <w:t>.8. </w:t>
      </w:r>
      <w:r w:rsidR="009179BF" w:rsidRPr="00E67A7C">
        <w:rPr>
          <w:sz w:val="28"/>
        </w:rPr>
        <w:t>Этапы анализа фотографий программным обеспечением отражены на</w:t>
      </w:r>
      <w:r w:rsidR="00E67A7C" w:rsidRPr="00E67A7C">
        <w:rPr>
          <w:sz w:val="28"/>
        </w:rPr>
        <w:t> </w:t>
      </w:r>
      <w:r w:rsidR="009179BF" w:rsidRPr="00E67A7C">
        <w:rPr>
          <w:sz w:val="28"/>
        </w:rPr>
        <w:t>рис</w:t>
      </w:r>
      <w:r w:rsidR="00E67A7C" w:rsidRPr="00E67A7C">
        <w:rPr>
          <w:sz w:val="28"/>
        </w:rPr>
        <w:t>. </w:t>
      </w:r>
      <w:r w:rsidR="00F1142F">
        <w:rPr>
          <w:sz w:val="28"/>
        </w:rPr>
        <w:t>3</w:t>
      </w:r>
      <w:r w:rsidR="009179BF" w:rsidRPr="00E67A7C">
        <w:rPr>
          <w:sz w:val="28"/>
        </w:rPr>
        <w:t>. Рисунок</w:t>
      </w:r>
      <w:r w:rsidR="00E67A7C" w:rsidRPr="00E67A7C">
        <w:rPr>
          <w:sz w:val="28"/>
        </w:rPr>
        <w:t> </w:t>
      </w:r>
      <w:r w:rsidR="009179BF" w:rsidRPr="00E67A7C">
        <w:rPr>
          <w:sz w:val="28"/>
        </w:rPr>
        <w:t>3А – эталонная фотография с зоной, отмеченной зелёным прямоугольником, в которой будет происходить сравнени</w:t>
      </w:r>
      <w:r w:rsidR="004C4156">
        <w:rPr>
          <w:sz w:val="28"/>
        </w:rPr>
        <w:t>е</w:t>
      </w:r>
      <w:r w:rsidR="009179BF" w:rsidRPr="00E67A7C">
        <w:rPr>
          <w:sz w:val="28"/>
        </w:rPr>
        <w:t xml:space="preserve"> с текущими </w:t>
      </w:r>
      <w:r w:rsidR="000E6F15">
        <w:rPr>
          <w:sz w:val="28"/>
        </w:rPr>
        <w:t>изображениями (фотографиями печатаем</w:t>
      </w:r>
      <w:r w:rsidR="00F1142F">
        <w:rPr>
          <w:sz w:val="28"/>
        </w:rPr>
        <w:t xml:space="preserve">ых листов </w:t>
      </w:r>
      <w:r w:rsidR="000E6F15">
        <w:rPr>
          <w:sz w:val="28"/>
        </w:rPr>
        <w:t>полиграфиче</w:t>
      </w:r>
      <w:r w:rsidR="00F1142F">
        <w:rPr>
          <w:sz w:val="28"/>
        </w:rPr>
        <w:t xml:space="preserve">ской </w:t>
      </w:r>
      <w:r w:rsidR="000E6F15">
        <w:rPr>
          <w:sz w:val="28"/>
        </w:rPr>
        <w:t>продукции)</w:t>
      </w:r>
      <w:r w:rsidR="009179BF" w:rsidRPr="00E67A7C">
        <w:rPr>
          <w:sz w:val="28"/>
        </w:rPr>
        <w:t xml:space="preserve">. </w:t>
      </w:r>
      <w:r w:rsidR="00442848" w:rsidRPr="00E67A7C">
        <w:rPr>
          <w:sz w:val="28"/>
        </w:rPr>
        <w:t>Н</w:t>
      </w:r>
      <w:r w:rsidR="009179BF" w:rsidRPr="00E67A7C">
        <w:rPr>
          <w:sz w:val="28"/>
        </w:rPr>
        <w:t xml:space="preserve">а текущих </w:t>
      </w:r>
      <w:r w:rsidR="000E6F15">
        <w:rPr>
          <w:sz w:val="28"/>
        </w:rPr>
        <w:t xml:space="preserve">изображениях </w:t>
      </w:r>
      <w:r w:rsidR="00442848" w:rsidRPr="00E67A7C">
        <w:rPr>
          <w:sz w:val="28"/>
        </w:rPr>
        <w:t>(рис</w:t>
      </w:r>
      <w:r w:rsidR="00F1142F">
        <w:rPr>
          <w:sz w:val="28"/>
        </w:rPr>
        <w:t>. </w:t>
      </w:r>
      <w:r w:rsidR="00442848" w:rsidRPr="00E67A7C">
        <w:rPr>
          <w:sz w:val="28"/>
        </w:rPr>
        <w:t>3В)</w:t>
      </w:r>
      <w:r w:rsidR="009179BF" w:rsidRPr="00E67A7C">
        <w:rPr>
          <w:sz w:val="28"/>
        </w:rPr>
        <w:t xml:space="preserve"> происходит поиск аналогичной зоны и, если она смещена на </w:t>
      </w:r>
      <w:r w:rsidR="004A777A">
        <w:rPr>
          <w:sz w:val="28"/>
        </w:rPr>
        <w:t xml:space="preserve">изображении </w:t>
      </w:r>
      <w:r w:rsidR="009179BF" w:rsidRPr="00E67A7C">
        <w:rPr>
          <w:sz w:val="28"/>
        </w:rPr>
        <w:t xml:space="preserve">относительно положения на эталонной фотографии происходит корректировка (совмещение) зон расположения анализируемых фрагментов </w:t>
      </w:r>
      <w:r w:rsidR="003E268A">
        <w:rPr>
          <w:sz w:val="28"/>
        </w:rPr>
        <w:t>изображений</w:t>
      </w:r>
      <w:r w:rsidR="009179BF" w:rsidRPr="00E67A7C">
        <w:rPr>
          <w:sz w:val="28"/>
        </w:rPr>
        <w:t xml:space="preserve">. </w:t>
      </w:r>
      <w:r w:rsidR="00442848" w:rsidRPr="00E67A7C">
        <w:rPr>
          <w:sz w:val="28"/>
        </w:rPr>
        <w:t>Далее происходит «размывание» внесение шумов на эталонн</w:t>
      </w:r>
      <w:r w:rsidR="003E268A">
        <w:rPr>
          <w:sz w:val="28"/>
        </w:rPr>
        <w:t xml:space="preserve">ое </w:t>
      </w:r>
      <w:r w:rsidR="00442848" w:rsidRPr="00E67A7C">
        <w:rPr>
          <w:sz w:val="28"/>
        </w:rPr>
        <w:t>и текущ</w:t>
      </w:r>
      <w:r w:rsidR="003E268A">
        <w:rPr>
          <w:sz w:val="28"/>
        </w:rPr>
        <w:t>е</w:t>
      </w:r>
      <w:r w:rsidR="00442848" w:rsidRPr="00E67A7C">
        <w:rPr>
          <w:sz w:val="28"/>
        </w:rPr>
        <w:t xml:space="preserve">е </w:t>
      </w:r>
      <w:r w:rsidR="003E268A">
        <w:rPr>
          <w:sz w:val="28"/>
        </w:rPr>
        <w:t>изображения</w:t>
      </w:r>
      <w:r w:rsidR="00442848" w:rsidRPr="00E67A7C">
        <w:rPr>
          <w:sz w:val="28"/>
        </w:rPr>
        <w:t xml:space="preserve">. Результат размывания </w:t>
      </w:r>
      <w:r w:rsidR="003E268A">
        <w:rPr>
          <w:sz w:val="28"/>
        </w:rPr>
        <w:t xml:space="preserve">представлен </w:t>
      </w:r>
      <w:r w:rsidR="00442848" w:rsidRPr="00E67A7C">
        <w:rPr>
          <w:sz w:val="28"/>
        </w:rPr>
        <w:t>на рис</w:t>
      </w:r>
      <w:r w:rsidR="003E268A">
        <w:rPr>
          <w:sz w:val="28"/>
        </w:rPr>
        <w:t>. </w:t>
      </w:r>
      <w:r w:rsidR="00442848" w:rsidRPr="00E67A7C">
        <w:rPr>
          <w:sz w:val="28"/>
        </w:rPr>
        <w:t>3</w:t>
      </w:r>
      <w:r w:rsidR="00442848" w:rsidRPr="00E67A7C">
        <w:rPr>
          <w:sz w:val="28"/>
          <w:lang w:val="en-US"/>
        </w:rPr>
        <w:t>D</w:t>
      </w:r>
      <w:r w:rsidR="00442848" w:rsidRPr="00E67A7C">
        <w:rPr>
          <w:sz w:val="28"/>
        </w:rPr>
        <w:t xml:space="preserve">. После размывания происходит вычитание </w:t>
      </w:r>
      <w:r w:rsidR="00B6625F">
        <w:rPr>
          <w:sz w:val="28"/>
        </w:rPr>
        <w:t xml:space="preserve">одного изображения из другого. </w:t>
      </w:r>
      <w:r w:rsidR="00442848" w:rsidRPr="00E67A7C">
        <w:rPr>
          <w:sz w:val="28"/>
        </w:rPr>
        <w:t>В</w:t>
      </w:r>
      <w:r w:rsidR="00B6625F">
        <w:rPr>
          <w:sz w:val="28"/>
        </w:rPr>
        <w:t> </w:t>
      </w:r>
      <w:r w:rsidR="00442848" w:rsidRPr="00E67A7C">
        <w:rPr>
          <w:sz w:val="28"/>
        </w:rPr>
        <w:t xml:space="preserve">результате вычитания должен </w:t>
      </w:r>
      <w:r w:rsidR="00B6625F" w:rsidRPr="00E67A7C">
        <w:rPr>
          <w:sz w:val="28"/>
        </w:rPr>
        <w:t>получиться</w:t>
      </w:r>
      <w:r w:rsidR="00442848" w:rsidRPr="00E67A7C">
        <w:rPr>
          <w:sz w:val="28"/>
        </w:rPr>
        <w:t xml:space="preserve"> чистый белый лист. Если в</w:t>
      </w:r>
      <w:r w:rsidR="00B6625F">
        <w:rPr>
          <w:sz w:val="28"/>
        </w:rPr>
        <w:t> </w:t>
      </w:r>
      <w:r w:rsidR="00442848" w:rsidRPr="00E67A7C">
        <w:rPr>
          <w:sz w:val="28"/>
        </w:rPr>
        <w:t xml:space="preserve">результате вычитания на белом листе есть какие-то </w:t>
      </w:r>
      <w:r w:rsidR="004B4B8B">
        <w:rPr>
          <w:sz w:val="28"/>
        </w:rPr>
        <w:t xml:space="preserve">элементы </w:t>
      </w:r>
      <w:r w:rsidR="00442848" w:rsidRPr="00E67A7C">
        <w:rPr>
          <w:sz w:val="28"/>
        </w:rPr>
        <w:t xml:space="preserve">изображения, они </w:t>
      </w:r>
      <w:r w:rsidR="004B4B8B" w:rsidRPr="00E67A7C">
        <w:rPr>
          <w:sz w:val="28"/>
        </w:rPr>
        <w:t>заключаются в</w:t>
      </w:r>
      <w:r w:rsidR="00442848" w:rsidRPr="00E67A7C">
        <w:rPr>
          <w:sz w:val="28"/>
        </w:rPr>
        <w:t xml:space="preserve"> зелёный прямоугольник на финальном изображении для</w:t>
      </w:r>
      <w:r w:rsidR="004B4B8B">
        <w:rPr>
          <w:sz w:val="28"/>
        </w:rPr>
        <w:t> </w:t>
      </w:r>
      <w:r w:rsidR="00442848" w:rsidRPr="00E67A7C">
        <w:rPr>
          <w:sz w:val="28"/>
        </w:rPr>
        <w:t>пользователя</w:t>
      </w:r>
      <w:r w:rsidR="001F7335">
        <w:rPr>
          <w:sz w:val="28"/>
        </w:rPr>
        <w:t xml:space="preserve"> (</w:t>
      </w:r>
      <w:r w:rsidR="00442848" w:rsidRPr="00E67A7C">
        <w:rPr>
          <w:sz w:val="28"/>
        </w:rPr>
        <w:t>рис</w:t>
      </w:r>
      <w:r w:rsidR="001F7335">
        <w:rPr>
          <w:sz w:val="28"/>
        </w:rPr>
        <w:t>. </w:t>
      </w:r>
      <w:r w:rsidR="00442848" w:rsidRPr="00E67A7C">
        <w:rPr>
          <w:sz w:val="28"/>
        </w:rPr>
        <w:t>3</w:t>
      </w:r>
      <w:r w:rsidR="00442848" w:rsidRPr="00E67A7C">
        <w:rPr>
          <w:sz w:val="28"/>
          <w:lang w:val="en-US"/>
        </w:rPr>
        <w:t>C</w:t>
      </w:r>
      <w:r w:rsidR="001F7335">
        <w:rPr>
          <w:sz w:val="28"/>
        </w:rPr>
        <w:t>)</w:t>
      </w:r>
      <w:r w:rsidR="00442848" w:rsidRPr="00E67A7C">
        <w:rPr>
          <w:sz w:val="28"/>
        </w:rPr>
        <w:t xml:space="preserve">. В </w:t>
      </w:r>
      <w:r w:rsidR="001F7335">
        <w:rPr>
          <w:sz w:val="28"/>
        </w:rPr>
        <w:t xml:space="preserve">представленном </w:t>
      </w:r>
      <w:r w:rsidR="00442848" w:rsidRPr="00E67A7C">
        <w:rPr>
          <w:sz w:val="28"/>
        </w:rPr>
        <w:t>на рис</w:t>
      </w:r>
      <w:r w:rsidR="001F7335">
        <w:rPr>
          <w:sz w:val="28"/>
        </w:rPr>
        <w:t>. </w:t>
      </w:r>
      <w:r w:rsidR="001F7335" w:rsidRPr="00E67A7C">
        <w:rPr>
          <w:sz w:val="28"/>
        </w:rPr>
        <w:t xml:space="preserve">3С </w:t>
      </w:r>
      <w:r w:rsidR="00442848" w:rsidRPr="00E67A7C">
        <w:rPr>
          <w:sz w:val="28"/>
        </w:rPr>
        <w:t xml:space="preserve">результате </w:t>
      </w:r>
      <w:r w:rsidR="00255764">
        <w:rPr>
          <w:sz w:val="28"/>
        </w:rPr>
        <w:t xml:space="preserve">вычитания </w:t>
      </w:r>
      <w:r w:rsidR="00255764" w:rsidRPr="00E67A7C">
        <w:rPr>
          <w:sz w:val="28"/>
        </w:rPr>
        <w:t>зелёные прямоугольники отсутствуют</w:t>
      </w:r>
      <w:r w:rsidR="00255764">
        <w:rPr>
          <w:sz w:val="28"/>
        </w:rPr>
        <w:t xml:space="preserve">, из чего следует, что дефекты не были </w:t>
      </w:r>
      <w:r w:rsidR="00442848" w:rsidRPr="00E67A7C">
        <w:rPr>
          <w:sz w:val="28"/>
        </w:rPr>
        <w:t>обнаружен</w:t>
      </w:r>
      <w:r w:rsidR="00255764">
        <w:rPr>
          <w:sz w:val="28"/>
        </w:rPr>
        <w:t>ы.</w:t>
      </w:r>
    </w:p>
    <w:p w14:paraId="6F55F4BA" w14:textId="2F05CA24" w:rsidR="00B55EB3" w:rsidRDefault="00B55EB3" w:rsidP="00B55EB3">
      <w:pPr>
        <w:pStyle w:val="Brdtext"/>
        <w:ind w:left="1418" w:right="312"/>
        <w:jc w:val="both"/>
        <w:rPr>
          <w:sz w:val="28"/>
        </w:rPr>
      </w:pPr>
      <w:r>
        <w:rPr>
          <w:noProof/>
        </w:rPr>
        <w:drawing>
          <wp:inline distT="0" distB="0" distL="0" distR="0" wp14:anchorId="0C2887F8" wp14:editId="09F4F41D">
            <wp:extent cx="5937250" cy="344805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69F68" w14:textId="545F8884" w:rsidR="00B55EB3" w:rsidRDefault="009179BF" w:rsidP="009179BF">
      <w:pPr>
        <w:pStyle w:val="Brdtext"/>
        <w:ind w:left="1418" w:right="312"/>
        <w:jc w:val="center"/>
        <w:rPr>
          <w:sz w:val="28"/>
        </w:rPr>
      </w:pPr>
      <w:r w:rsidRPr="00D36F0F">
        <w:rPr>
          <w:sz w:val="28"/>
        </w:rPr>
        <w:t xml:space="preserve">Рисунок </w:t>
      </w:r>
      <w:r>
        <w:rPr>
          <w:sz w:val="28"/>
        </w:rPr>
        <w:t>3</w:t>
      </w:r>
      <w:r w:rsidRPr="00D36F0F">
        <w:rPr>
          <w:sz w:val="28"/>
        </w:rPr>
        <w:t xml:space="preserve"> – Главное окно программного обеспечения системы</w:t>
      </w:r>
    </w:p>
    <w:p w14:paraId="3BAACB81" w14:textId="224DD5F4" w:rsidR="00B55EB3" w:rsidRDefault="00B55EB3" w:rsidP="00FC3017">
      <w:pPr>
        <w:pStyle w:val="Brdtext"/>
        <w:ind w:left="1418" w:right="312" w:firstLine="567"/>
        <w:jc w:val="both"/>
        <w:rPr>
          <w:sz w:val="28"/>
        </w:rPr>
      </w:pPr>
    </w:p>
    <w:p w14:paraId="163C3AB3" w14:textId="12AC000D" w:rsidR="005A58DC" w:rsidRPr="00ED6983" w:rsidRDefault="00255764" w:rsidP="00FC3017">
      <w:pPr>
        <w:pStyle w:val="Brdtext"/>
        <w:ind w:left="1418" w:right="312" w:firstLine="567"/>
        <w:jc w:val="both"/>
        <w:rPr>
          <w:sz w:val="28"/>
        </w:rPr>
      </w:pPr>
      <w:r w:rsidRPr="00ED6983">
        <w:rPr>
          <w:sz w:val="28"/>
        </w:rPr>
        <w:t>3</w:t>
      </w:r>
      <w:r w:rsidR="00442848" w:rsidRPr="00ED6983">
        <w:rPr>
          <w:sz w:val="28"/>
        </w:rPr>
        <w:t>.</w:t>
      </w:r>
      <w:r w:rsidRPr="00ED6983">
        <w:rPr>
          <w:sz w:val="28"/>
        </w:rPr>
        <w:t>9</w:t>
      </w:r>
      <w:r w:rsidR="00442848" w:rsidRPr="00ED6983">
        <w:rPr>
          <w:sz w:val="28"/>
        </w:rPr>
        <w:t>.</w:t>
      </w:r>
      <w:r w:rsidR="000F1574" w:rsidRPr="00ED6983">
        <w:rPr>
          <w:sz w:val="28"/>
        </w:rPr>
        <w:t> </w:t>
      </w:r>
      <w:r w:rsidR="005A58DC" w:rsidRPr="00ED6983">
        <w:rPr>
          <w:sz w:val="28"/>
        </w:rPr>
        <w:t xml:space="preserve">Демонстрационное видео </w:t>
      </w:r>
      <w:r w:rsidR="00442848" w:rsidRPr="00ED6983">
        <w:rPr>
          <w:sz w:val="28"/>
        </w:rPr>
        <w:t>работы программного обеспечения</w:t>
      </w:r>
      <w:r w:rsidR="005A58DC" w:rsidRPr="00ED6983">
        <w:rPr>
          <w:sz w:val="28"/>
        </w:rPr>
        <w:t> [</w:t>
      </w:r>
      <w:r w:rsidR="00F807D8" w:rsidRPr="00ED6983">
        <w:rPr>
          <w:sz w:val="28"/>
        </w:rPr>
        <w:t>5</w:t>
      </w:r>
      <w:r w:rsidR="005A58DC" w:rsidRPr="00ED6983">
        <w:rPr>
          <w:sz w:val="28"/>
        </w:rPr>
        <w:t>].</w:t>
      </w:r>
    </w:p>
    <w:p w14:paraId="23CE6B79" w14:textId="32FEB24B" w:rsidR="00F807D8" w:rsidRPr="00ED6983" w:rsidRDefault="00F807D8" w:rsidP="00442848">
      <w:pPr>
        <w:pStyle w:val="Brdtext"/>
        <w:ind w:left="1418" w:right="312" w:firstLine="567"/>
        <w:jc w:val="both"/>
        <w:rPr>
          <w:sz w:val="28"/>
        </w:rPr>
      </w:pPr>
      <w:r w:rsidRPr="00ED6983">
        <w:rPr>
          <w:sz w:val="28"/>
        </w:rPr>
        <w:t>3</w:t>
      </w:r>
      <w:r w:rsidR="00442848" w:rsidRPr="00ED6983">
        <w:rPr>
          <w:sz w:val="28"/>
        </w:rPr>
        <w:t>.</w:t>
      </w:r>
      <w:r w:rsidRPr="00ED6983">
        <w:rPr>
          <w:sz w:val="28"/>
        </w:rPr>
        <w:t xml:space="preserve">10. Демонстрационное видео </w:t>
      </w:r>
      <w:r w:rsidR="00442848" w:rsidRPr="00ED6983">
        <w:rPr>
          <w:sz w:val="28"/>
        </w:rPr>
        <w:t>отслеживания положения краёв листа на второй его части</w:t>
      </w:r>
      <w:r w:rsidRPr="00ED6983">
        <w:rPr>
          <w:sz w:val="28"/>
        </w:rPr>
        <w:t> [6,</w:t>
      </w:r>
      <w:r w:rsidRPr="00ED6983">
        <w:rPr>
          <w:sz w:val="28"/>
          <w:lang w:val="sv-SE"/>
        </w:rPr>
        <w:t> </w:t>
      </w:r>
      <w:r w:rsidRPr="00ED6983">
        <w:rPr>
          <w:sz w:val="28"/>
        </w:rPr>
        <w:t>7].</w:t>
      </w:r>
    </w:p>
    <w:p w14:paraId="23C215A5" w14:textId="31F00189" w:rsidR="00955FE2" w:rsidRDefault="00F807D8" w:rsidP="000638BA">
      <w:pPr>
        <w:pStyle w:val="Brdtext"/>
        <w:pageBreakBefore/>
        <w:spacing w:before="240"/>
        <w:ind w:left="1418" w:right="312" w:firstLine="709"/>
        <w:jc w:val="both"/>
        <w:rPr>
          <w:sz w:val="28"/>
        </w:rPr>
      </w:pPr>
      <w:r w:rsidRPr="00F807D8">
        <w:rPr>
          <w:sz w:val="28"/>
        </w:rPr>
        <w:lastRenderedPageBreak/>
        <w:t>4</w:t>
      </w:r>
      <w:r w:rsidR="00F4481C">
        <w:rPr>
          <w:sz w:val="28"/>
        </w:rPr>
        <w:t xml:space="preserve"> Расчеты, подтверждающие работоспособность и надежность </w:t>
      </w:r>
      <w:r w:rsidR="00FC3017">
        <w:rPr>
          <w:sz w:val="28"/>
        </w:rPr>
        <w:t>системы</w:t>
      </w:r>
    </w:p>
    <w:p w14:paraId="67C51768" w14:textId="77777777" w:rsidR="00955FE2" w:rsidRDefault="00955FE2">
      <w:pPr>
        <w:pStyle w:val="Brdtext"/>
        <w:spacing w:before="240"/>
        <w:ind w:left="1418" w:right="312" w:firstLine="709"/>
        <w:jc w:val="both"/>
        <w:rPr>
          <w:sz w:val="28"/>
        </w:rPr>
      </w:pPr>
    </w:p>
    <w:p w14:paraId="0F1FE107" w14:textId="0E5709AD" w:rsidR="00955FE2" w:rsidRDefault="00F807D8">
      <w:pPr>
        <w:pStyle w:val="Brdtext"/>
        <w:spacing w:before="240"/>
        <w:ind w:left="1418" w:right="312" w:firstLine="567"/>
        <w:jc w:val="both"/>
        <w:rPr>
          <w:sz w:val="28"/>
        </w:rPr>
      </w:pPr>
      <w:r w:rsidRPr="00F807D8">
        <w:rPr>
          <w:sz w:val="28"/>
        </w:rPr>
        <w:t>4</w:t>
      </w:r>
      <w:r w:rsidR="00F4481C">
        <w:rPr>
          <w:sz w:val="28"/>
        </w:rPr>
        <w:t>.1 Условия эксплуатации и требования к показателям надежности</w:t>
      </w:r>
    </w:p>
    <w:p w14:paraId="550880C4" w14:textId="77777777" w:rsidR="00955FE2" w:rsidRDefault="00955FE2" w:rsidP="00822B37">
      <w:pPr>
        <w:pStyle w:val="Brdtext"/>
        <w:ind w:left="1418" w:right="312" w:firstLine="567"/>
        <w:jc w:val="both"/>
        <w:rPr>
          <w:sz w:val="28"/>
        </w:rPr>
      </w:pPr>
    </w:p>
    <w:p w14:paraId="0D0A3ED7" w14:textId="710FD979" w:rsidR="00955FE2" w:rsidRDefault="00F807D8">
      <w:pPr>
        <w:pStyle w:val="Brdtext"/>
        <w:ind w:left="1418" w:right="312" w:firstLine="567"/>
        <w:jc w:val="both"/>
        <w:rPr>
          <w:sz w:val="28"/>
        </w:rPr>
      </w:pPr>
      <w:r w:rsidRPr="00F807D8">
        <w:rPr>
          <w:sz w:val="28"/>
        </w:rPr>
        <w:t>4</w:t>
      </w:r>
      <w:r w:rsidR="00F4481C">
        <w:rPr>
          <w:sz w:val="28"/>
        </w:rPr>
        <w:t>.1.</w:t>
      </w:r>
      <w:r w:rsidR="00D52A69">
        <w:rPr>
          <w:sz w:val="28"/>
        </w:rPr>
        <w:t>1</w:t>
      </w:r>
      <w:r w:rsidR="00F4481C">
        <w:rPr>
          <w:sz w:val="28"/>
        </w:rPr>
        <w:t xml:space="preserve"> Надежность </w:t>
      </w:r>
      <w:r w:rsidR="00822B37">
        <w:rPr>
          <w:sz w:val="28"/>
        </w:rPr>
        <w:t xml:space="preserve">системы </w:t>
      </w:r>
      <w:r w:rsidR="00F4481C">
        <w:rPr>
          <w:sz w:val="28"/>
        </w:rPr>
        <w:t>в условиях эксплуатации должна характеризоваться следующими значениями показателей:</w:t>
      </w:r>
    </w:p>
    <w:p w14:paraId="5D19733A" w14:textId="34468F1A" w:rsidR="00955FE2" w:rsidRDefault="00F4481C">
      <w:pPr>
        <w:pStyle w:val="Brdtextmedindrag"/>
        <w:ind w:left="1418" w:right="312" w:firstLine="567"/>
        <w:jc w:val="both"/>
        <w:rPr>
          <w:sz w:val="28"/>
        </w:rPr>
      </w:pPr>
      <w:r>
        <w:rPr>
          <w:sz w:val="28"/>
        </w:rPr>
        <w:t xml:space="preserve">– срок службы — не менее </w:t>
      </w:r>
      <w:r w:rsidR="007054CD">
        <w:rPr>
          <w:sz w:val="28"/>
        </w:rPr>
        <w:t>3</w:t>
      </w:r>
      <w:r>
        <w:rPr>
          <w:sz w:val="28"/>
          <w:lang w:val="en-US"/>
        </w:rPr>
        <w:t> </w:t>
      </w:r>
      <w:r>
        <w:rPr>
          <w:sz w:val="28"/>
        </w:rPr>
        <w:t>лет.</w:t>
      </w:r>
    </w:p>
    <w:p w14:paraId="34666FF5" w14:textId="7F310674" w:rsidR="00955FE2" w:rsidRDefault="00C8471D">
      <w:pPr>
        <w:pStyle w:val="Brdtextmedindrag"/>
        <w:ind w:left="1418" w:right="312" w:firstLine="567"/>
        <w:jc w:val="both"/>
        <w:rPr>
          <w:sz w:val="28"/>
        </w:rPr>
      </w:pPr>
      <w:r w:rsidRPr="00C8471D">
        <w:rPr>
          <w:sz w:val="28"/>
        </w:rPr>
        <w:t xml:space="preserve">Система контроля качества офсетной печати </w:t>
      </w:r>
      <w:r w:rsidR="00F4481C">
        <w:rPr>
          <w:sz w:val="28"/>
        </w:rPr>
        <w:t>считается работоспособной, если соответствует своим техническим характеристикам.</w:t>
      </w:r>
    </w:p>
    <w:p w14:paraId="6AC6BFF8" w14:textId="343CA0E8" w:rsidR="00955FE2" w:rsidRDefault="00F4481C">
      <w:pPr>
        <w:pStyle w:val="Brdtextmedindrag"/>
        <w:ind w:left="1418" w:right="312" w:firstLine="567"/>
        <w:jc w:val="both"/>
        <w:rPr>
          <w:sz w:val="28"/>
        </w:rPr>
      </w:pPr>
      <w:r>
        <w:rPr>
          <w:sz w:val="28"/>
        </w:rPr>
        <w:t xml:space="preserve">Отказ — событие, состоящее в нарушении работоспособного состояния </w:t>
      </w:r>
      <w:r w:rsidR="00875F45" w:rsidRPr="00C8471D">
        <w:rPr>
          <w:sz w:val="28"/>
        </w:rPr>
        <w:t>систем</w:t>
      </w:r>
      <w:r w:rsidR="00875F45">
        <w:rPr>
          <w:sz w:val="28"/>
        </w:rPr>
        <w:t>ы</w:t>
      </w:r>
      <w:r w:rsidR="00875F45" w:rsidRPr="00C8471D">
        <w:rPr>
          <w:sz w:val="28"/>
        </w:rPr>
        <w:t xml:space="preserve"> контроля качества офсетной печати</w:t>
      </w:r>
      <w:r>
        <w:rPr>
          <w:sz w:val="28"/>
        </w:rPr>
        <w:t>.</w:t>
      </w:r>
    </w:p>
    <w:p w14:paraId="65BF7E75" w14:textId="0542A775" w:rsidR="00955FE2" w:rsidRDefault="00F4481C">
      <w:pPr>
        <w:pStyle w:val="Brdtextmedindrag"/>
        <w:ind w:left="1418" w:right="312" w:firstLine="567"/>
        <w:jc w:val="both"/>
        <w:rPr>
          <w:sz w:val="28"/>
        </w:rPr>
      </w:pPr>
      <w:r>
        <w:rPr>
          <w:sz w:val="28"/>
        </w:rPr>
        <w:t xml:space="preserve">Примечание: Оценка показателей надежности </w:t>
      </w:r>
      <w:r w:rsidR="00F64269" w:rsidRPr="00C8471D">
        <w:rPr>
          <w:sz w:val="28"/>
        </w:rPr>
        <w:t>систем</w:t>
      </w:r>
      <w:r w:rsidR="00F64269">
        <w:rPr>
          <w:sz w:val="28"/>
        </w:rPr>
        <w:t>ы</w:t>
      </w:r>
      <w:r w:rsidR="00F64269" w:rsidRPr="00C8471D">
        <w:rPr>
          <w:sz w:val="28"/>
        </w:rPr>
        <w:t xml:space="preserve"> контроля качества офсетной печати</w:t>
      </w:r>
      <w:r w:rsidR="00F64269">
        <w:rPr>
          <w:sz w:val="28"/>
        </w:rPr>
        <w:t xml:space="preserve"> </w:t>
      </w:r>
      <w:r>
        <w:rPr>
          <w:sz w:val="28"/>
        </w:rPr>
        <w:t>производится расчетным методом.</w:t>
      </w:r>
    </w:p>
    <w:p w14:paraId="7E6347F6" w14:textId="73B2F609" w:rsidR="00955FE2" w:rsidRDefault="00F807D8">
      <w:pPr>
        <w:pStyle w:val="Brdtextmedindrag"/>
        <w:ind w:left="1418" w:right="312" w:firstLine="567"/>
        <w:jc w:val="both"/>
        <w:rPr>
          <w:sz w:val="28"/>
        </w:rPr>
      </w:pPr>
      <w:r w:rsidRPr="00F807D8">
        <w:rPr>
          <w:sz w:val="28"/>
        </w:rPr>
        <w:t>4</w:t>
      </w:r>
      <w:r w:rsidR="00F4481C">
        <w:rPr>
          <w:sz w:val="28"/>
        </w:rPr>
        <w:t>.1.</w:t>
      </w:r>
      <w:r w:rsidR="00D52A69">
        <w:rPr>
          <w:sz w:val="28"/>
        </w:rPr>
        <w:t>2</w:t>
      </w:r>
      <w:r w:rsidR="00F4481C">
        <w:rPr>
          <w:sz w:val="28"/>
        </w:rPr>
        <w:t xml:space="preserve"> Согласно ГОСТ 27.002–89 под сроком службы понимают календарную продолжительность эксплуатации </w:t>
      </w:r>
      <w:r w:rsidR="00F64269" w:rsidRPr="00C8471D">
        <w:rPr>
          <w:sz w:val="28"/>
        </w:rPr>
        <w:t>систем</w:t>
      </w:r>
      <w:r w:rsidR="00F64269">
        <w:rPr>
          <w:sz w:val="28"/>
        </w:rPr>
        <w:t>ы</w:t>
      </w:r>
      <w:r w:rsidR="00F64269" w:rsidRPr="00C8471D">
        <w:rPr>
          <w:sz w:val="28"/>
        </w:rPr>
        <w:t xml:space="preserve"> контроля качества офсетной печати</w:t>
      </w:r>
      <w:r w:rsidR="00F64269">
        <w:rPr>
          <w:sz w:val="28"/>
        </w:rPr>
        <w:t xml:space="preserve"> </w:t>
      </w:r>
      <w:r w:rsidR="00F4481C">
        <w:rPr>
          <w:sz w:val="28"/>
        </w:rPr>
        <w:t>от начала эксплуатации до перехода в предельное состояние.</w:t>
      </w:r>
    </w:p>
    <w:p w14:paraId="41CC9311" w14:textId="586F9BF3" w:rsidR="00955FE2" w:rsidRDefault="00F4481C">
      <w:pPr>
        <w:pStyle w:val="Brdtextmedindrag"/>
        <w:ind w:left="1418" w:right="312" w:firstLine="567"/>
        <w:jc w:val="both"/>
        <w:rPr>
          <w:sz w:val="28"/>
        </w:rPr>
      </w:pPr>
      <w:r>
        <w:rPr>
          <w:sz w:val="28"/>
        </w:rPr>
        <w:t xml:space="preserve">Под предельным состоянием </w:t>
      </w:r>
      <w:r w:rsidR="00C103DF" w:rsidRPr="00C8471D">
        <w:rPr>
          <w:sz w:val="28"/>
        </w:rPr>
        <w:t>систем</w:t>
      </w:r>
      <w:r w:rsidR="00C103DF">
        <w:rPr>
          <w:sz w:val="28"/>
        </w:rPr>
        <w:t>ы</w:t>
      </w:r>
      <w:r w:rsidR="00C103DF" w:rsidRPr="00C8471D">
        <w:rPr>
          <w:sz w:val="28"/>
        </w:rPr>
        <w:t xml:space="preserve"> контроля качества офсетной печати</w:t>
      </w:r>
      <w:r w:rsidR="00C103DF">
        <w:rPr>
          <w:sz w:val="28"/>
        </w:rPr>
        <w:t xml:space="preserve"> </w:t>
      </w:r>
      <w:r>
        <w:rPr>
          <w:sz w:val="28"/>
        </w:rPr>
        <w:t>в соответствии с ГОСТ 27.002–89 понимают состояние изделия, при котором его дальнейшая эксплуатация должна быть прекращена из-за неустранимого нарушения требований безопасности или неустранимого ухода характеристик за установленные пределы.</w:t>
      </w:r>
    </w:p>
    <w:p w14:paraId="47FC1EBC" w14:textId="77777777" w:rsidR="00ED6983" w:rsidRDefault="00ED6983">
      <w:pPr>
        <w:pStyle w:val="Brdtextmedindrag"/>
        <w:ind w:left="1418" w:right="312" w:firstLine="567"/>
        <w:jc w:val="both"/>
        <w:rPr>
          <w:sz w:val="28"/>
        </w:rPr>
      </w:pPr>
    </w:p>
    <w:p w14:paraId="6032BFD3" w14:textId="759142CE" w:rsidR="00955FE2" w:rsidRPr="00F00A47" w:rsidRDefault="00127E4D" w:rsidP="00ED6983">
      <w:pPr>
        <w:ind w:left="1418" w:right="312" w:firstLine="567"/>
        <w:jc w:val="both"/>
        <w:rPr>
          <w:sz w:val="28"/>
        </w:rPr>
      </w:pPr>
      <w:r>
        <w:rPr>
          <w:sz w:val="28"/>
        </w:rPr>
        <w:t>5</w:t>
      </w:r>
      <w:r w:rsidR="00F4481C">
        <w:rPr>
          <w:sz w:val="28"/>
        </w:rPr>
        <w:t>.2 Обоснование срока службы</w:t>
      </w:r>
    </w:p>
    <w:p w14:paraId="15F5FAE4" w14:textId="77777777" w:rsidR="00955FE2" w:rsidRPr="00C103DF" w:rsidRDefault="00955FE2" w:rsidP="00C103DF">
      <w:pPr>
        <w:pStyle w:val="Brdtextmedindrag"/>
        <w:ind w:left="1418" w:right="312" w:firstLine="567"/>
        <w:jc w:val="both"/>
        <w:rPr>
          <w:sz w:val="28"/>
        </w:rPr>
      </w:pPr>
    </w:p>
    <w:p w14:paraId="4D2B38FE" w14:textId="3811992F" w:rsidR="00955FE2" w:rsidRDefault="00127E4D">
      <w:pPr>
        <w:pStyle w:val="Brdtextmedindrag"/>
        <w:ind w:left="1418" w:right="312" w:firstLine="567"/>
        <w:jc w:val="both"/>
        <w:rPr>
          <w:sz w:val="28"/>
        </w:rPr>
      </w:pPr>
      <w:r>
        <w:rPr>
          <w:sz w:val="28"/>
        </w:rPr>
        <w:t>5</w:t>
      </w:r>
      <w:r w:rsidR="00F4481C">
        <w:rPr>
          <w:sz w:val="28"/>
        </w:rPr>
        <w:t xml:space="preserve">.2.1 Срок </w:t>
      </w:r>
      <w:r w:rsidR="00C103DF" w:rsidRPr="00C103DF">
        <w:rPr>
          <w:sz w:val="28"/>
        </w:rPr>
        <w:t xml:space="preserve">системы контроля качества офсетной печати </w:t>
      </w:r>
      <w:r w:rsidR="00F4481C">
        <w:rPr>
          <w:sz w:val="28"/>
        </w:rPr>
        <w:t>включает в себя хранение, транспортировку к</w:t>
      </w:r>
      <w:r w:rsidR="00F4481C">
        <w:rPr>
          <w:sz w:val="28"/>
          <w:lang w:val="en-US"/>
        </w:rPr>
        <w:t> </w:t>
      </w:r>
      <w:r w:rsidR="00F4481C">
        <w:rPr>
          <w:sz w:val="28"/>
        </w:rPr>
        <w:t>месту использования, период ожидания, период использования по назначению и др.</w:t>
      </w:r>
    </w:p>
    <w:p w14:paraId="0E363A06" w14:textId="0072D785" w:rsidR="00955FE2" w:rsidRDefault="00127E4D">
      <w:pPr>
        <w:pStyle w:val="Brdtextmedindrag"/>
        <w:ind w:left="1418" w:right="312" w:firstLine="567"/>
        <w:jc w:val="both"/>
        <w:rPr>
          <w:sz w:val="28"/>
        </w:rPr>
      </w:pPr>
      <w:r w:rsidRPr="00D52A69">
        <w:rPr>
          <w:sz w:val="28"/>
        </w:rPr>
        <w:t>5</w:t>
      </w:r>
      <w:r w:rsidR="00F4481C" w:rsidRPr="00D52A69">
        <w:rPr>
          <w:sz w:val="28"/>
        </w:rPr>
        <w:t>.2.2 Известно [</w:t>
      </w:r>
      <w:r w:rsidR="000F1574">
        <w:rPr>
          <w:sz w:val="28"/>
        </w:rPr>
        <w:t>8</w:t>
      </w:r>
      <w:r w:rsidR="00D52A69" w:rsidRPr="00D52A69">
        <w:rPr>
          <w:sz w:val="28"/>
        </w:rPr>
        <w:t>, </w:t>
      </w:r>
      <w:r w:rsidR="000F1574">
        <w:rPr>
          <w:sz w:val="28"/>
        </w:rPr>
        <w:t>9</w:t>
      </w:r>
      <w:r w:rsidR="00F4481C" w:rsidRPr="00D52A69">
        <w:rPr>
          <w:sz w:val="28"/>
        </w:rPr>
        <w:t xml:space="preserve">], что срок службы </w:t>
      </w:r>
      <w:r w:rsidR="005F1284" w:rsidRPr="00D52A69">
        <w:rPr>
          <w:sz w:val="28"/>
        </w:rPr>
        <w:t>компонентов</w:t>
      </w:r>
      <w:r w:rsidR="00F4481C" w:rsidRPr="00D52A69">
        <w:rPr>
          <w:sz w:val="28"/>
        </w:rPr>
        <w:t xml:space="preserve">, составляющих </w:t>
      </w:r>
      <w:r w:rsidR="005F1284" w:rsidRPr="00D52A69">
        <w:rPr>
          <w:sz w:val="28"/>
        </w:rPr>
        <w:t>систему контроля качества офсетной печати</w:t>
      </w:r>
      <w:r w:rsidR="00F4481C" w:rsidRPr="00D52A69">
        <w:rPr>
          <w:sz w:val="28"/>
        </w:rPr>
        <w:t xml:space="preserve">, 3 и более лет. Поэтому срок службы </w:t>
      </w:r>
      <w:r w:rsidR="005F1284" w:rsidRPr="00D52A69">
        <w:rPr>
          <w:sz w:val="28"/>
        </w:rPr>
        <w:t xml:space="preserve">систему контроля качества офсетной печати </w:t>
      </w:r>
      <w:r w:rsidR="00F4481C" w:rsidRPr="00D52A69">
        <w:rPr>
          <w:sz w:val="28"/>
        </w:rPr>
        <w:t xml:space="preserve">в целом определяется минимальным из сроков службы составных частей. Таким образом срок службы явно обеспечивается всеми </w:t>
      </w:r>
      <w:r w:rsidR="00FE1583" w:rsidRPr="00D52A69">
        <w:rPr>
          <w:sz w:val="28"/>
        </w:rPr>
        <w:t>компонентами</w:t>
      </w:r>
      <w:r w:rsidR="00F4481C" w:rsidRPr="00D52A69">
        <w:rPr>
          <w:sz w:val="28"/>
        </w:rPr>
        <w:t xml:space="preserve">, составляющими </w:t>
      </w:r>
      <w:r w:rsidR="00FE1583" w:rsidRPr="00D52A69">
        <w:rPr>
          <w:sz w:val="28"/>
        </w:rPr>
        <w:t>систему контроля</w:t>
      </w:r>
      <w:r w:rsidR="00F4481C" w:rsidRPr="00D52A69">
        <w:rPr>
          <w:sz w:val="28"/>
        </w:rPr>
        <w:t>.</w:t>
      </w:r>
    </w:p>
    <w:p w14:paraId="515CB22C" w14:textId="3E81E45E" w:rsidR="00955FE2" w:rsidRDefault="00F4481C" w:rsidP="006C5E57">
      <w:pPr>
        <w:pageBreakBefore/>
        <w:ind w:left="1418" w:right="312" w:firstLine="567"/>
        <w:jc w:val="right"/>
      </w:pPr>
      <w:r>
        <w:lastRenderedPageBreak/>
        <w:t>ПРИЛОЖЕНИЕ А</w:t>
      </w:r>
    </w:p>
    <w:p w14:paraId="6C2C3273" w14:textId="77777777" w:rsidR="00955FE2" w:rsidRDefault="00955FE2">
      <w:pPr>
        <w:ind w:left="1418" w:right="312" w:firstLine="567"/>
        <w:jc w:val="both"/>
        <w:rPr>
          <w:bCs/>
          <w:sz w:val="28"/>
        </w:rPr>
      </w:pPr>
    </w:p>
    <w:p w14:paraId="4D7F1786" w14:textId="1759C75F" w:rsidR="00955FE2" w:rsidRDefault="00F4481C" w:rsidP="006C5E57">
      <w:pPr>
        <w:ind w:left="1418" w:right="312" w:firstLine="567"/>
        <w:jc w:val="both"/>
        <w:rPr>
          <w:b/>
          <w:sz w:val="28"/>
        </w:rPr>
      </w:pPr>
      <w:r>
        <w:rPr>
          <w:b/>
          <w:sz w:val="28"/>
        </w:rPr>
        <w:t>Перечень НТД</w:t>
      </w:r>
      <w:r w:rsidR="000A638F" w:rsidRPr="000A638F">
        <w:rPr>
          <w:b/>
          <w:sz w:val="28"/>
        </w:rPr>
        <w:t xml:space="preserve"> </w:t>
      </w:r>
      <w:r w:rsidR="000A638F">
        <w:rPr>
          <w:b/>
          <w:sz w:val="28"/>
        </w:rPr>
        <w:t xml:space="preserve">и </w:t>
      </w:r>
      <w:r w:rsidR="00ED6983">
        <w:rPr>
          <w:b/>
          <w:sz w:val="28"/>
        </w:rPr>
        <w:t>иные источники</w:t>
      </w:r>
      <w:r>
        <w:rPr>
          <w:b/>
          <w:sz w:val="28"/>
        </w:rPr>
        <w:t>, на которую даны ссылки в</w:t>
      </w:r>
      <w:r w:rsidR="00ED6983">
        <w:rPr>
          <w:b/>
          <w:sz w:val="28"/>
        </w:rPr>
        <w:t> </w:t>
      </w:r>
      <w:r>
        <w:rPr>
          <w:b/>
          <w:sz w:val="28"/>
        </w:rPr>
        <w:t>настоящей ПЗ</w:t>
      </w:r>
    </w:p>
    <w:p w14:paraId="1FB63C09" w14:textId="77777777" w:rsidR="00955FE2" w:rsidRDefault="00955FE2">
      <w:pPr>
        <w:ind w:left="1418" w:right="312" w:firstLine="567"/>
        <w:jc w:val="both"/>
        <w:rPr>
          <w:bCs/>
          <w:sz w:val="28"/>
        </w:rPr>
      </w:pPr>
    </w:p>
    <w:tbl>
      <w:tblPr>
        <w:tblW w:w="0" w:type="auto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5244"/>
      </w:tblGrid>
      <w:tr w:rsidR="00955FE2" w:rsidRPr="00802C3A" w14:paraId="1DC368DD" w14:textId="77777777" w:rsidTr="00D52A69">
        <w:tc>
          <w:tcPr>
            <w:tcW w:w="4140" w:type="dxa"/>
          </w:tcPr>
          <w:p w14:paraId="39F402FB" w14:textId="77777777" w:rsidR="00955FE2" w:rsidRPr="00802C3A" w:rsidRDefault="00F4481C">
            <w:pPr>
              <w:ind w:right="312"/>
              <w:jc w:val="center"/>
              <w:rPr>
                <w:sz w:val="28"/>
                <w:szCs w:val="28"/>
              </w:rPr>
            </w:pPr>
            <w:r w:rsidRPr="00802C3A">
              <w:rPr>
                <w:sz w:val="28"/>
                <w:szCs w:val="28"/>
              </w:rPr>
              <w:t>Обозначение</w:t>
            </w:r>
          </w:p>
        </w:tc>
        <w:tc>
          <w:tcPr>
            <w:tcW w:w="5244" w:type="dxa"/>
          </w:tcPr>
          <w:p w14:paraId="61232EB3" w14:textId="77777777" w:rsidR="00955FE2" w:rsidRPr="00802C3A" w:rsidRDefault="00F4481C">
            <w:pPr>
              <w:ind w:right="312"/>
              <w:jc w:val="center"/>
              <w:rPr>
                <w:sz w:val="28"/>
                <w:szCs w:val="28"/>
              </w:rPr>
            </w:pPr>
            <w:r w:rsidRPr="00802C3A">
              <w:rPr>
                <w:sz w:val="28"/>
                <w:szCs w:val="28"/>
              </w:rPr>
              <w:t>Наименование</w:t>
            </w:r>
          </w:p>
        </w:tc>
      </w:tr>
      <w:tr w:rsidR="005F7C20" w:rsidRPr="00802C3A" w14:paraId="56D984B7" w14:textId="77777777" w:rsidTr="00D52A69">
        <w:tc>
          <w:tcPr>
            <w:tcW w:w="4140" w:type="dxa"/>
            <w:vAlign w:val="center"/>
          </w:tcPr>
          <w:p w14:paraId="29FD1C7C" w14:textId="03E525B3" w:rsidR="005F7C20" w:rsidRPr="00802C3A" w:rsidRDefault="00802C3A" w:rsidP="00802C3A">
            <w:pPr>
              <w:ind w:right="312"/>
              <w:rPr>
                <w:sz w:val="28"/>
                <w:szCs w:val="28"/>
              </w:rPr>
            </w:pPr>
            <w:r w:rsidRPr="00802C3A">
              <w:rPr>
                <w:sz w:val="28"/>
                <w:szCs w:val="28"/>
              </w:rPr>
              <w:t>Мастер выбора камеры</w:t>
            </w:r>
          </w:p>
        </w:tc>
        <w:tc>
          <w:tcPr>
            <w:tcW w:w="5244" w:type="dxa"/>
            <w:vAlign w:val="center"/>
          </w:tcPr>
          <w:p w14:paraId="6E3A8A53" w14:textId="1A05B787" w:rsidR="005F7C20" w:rsidRPr="00802C3A" w:rsidRDefault="008E3722" w:rsidP="00802C3A">
            <w:pPr>
              <w:ind w:right="312"/>
              <w:rPr>
                <w:sz w:val="28"/>
                <w:szCs w:val="28"/>
              </w:rPr>
            </w:pPr>
            <w:r w:rsidRPr="008E3722">
              <w:rPr>
                <w:sz w:val="28"/>
                <w:szCs w:val="28"/>
              </w:rPr>
              <w:t xml:space="preserve">[Электронный ресурс]. </w:t>
            </w:r>
            <w:r w:rsidR="00324353" w:rsidRPr="00802C3A">
              <w:rPr>
                <w:sz w:val="28"/>
                <w:szCs w:val="28"/>
              </w:rPr>
              <w:t xml:space="preserve">Режим доступа: </w:t>
            </w:r>
            <w:hyperlink r:id="rId11" w:history="1">
              <w:r w:rsidR="00F807D8" w:rsidRPr="00E400A0">
                <w:rPr>
                  <w:rStyle w:val="Hyperlnk"/>
                  <w:sz w:val="28"/>
                  <w:szCs w:val="28"/>
                </w:rPr>
                <w:t>https://www.baslerweb.com/ru/prodazhi-i-tekhpodderzhka/programmnye-sredstva/camera-selector/</w:t>
              </w:r>
            </w:hyperlink>
            <w:r w:rsidRPr="008E3722">
              <w:rPr>
                <w:sz w:val="28"/>
                <w:szCs w:val="28"/>
              </w:rPr>
              <w:t xml:space="preserve"> (Дата обращения: </w:t>
            </w:r>
            <w:r w:rsidR="001B7BF6">
              <w:rPr>
                <w:sz w:val="28"/>
                <w:szCs w:val="28"/>
              </w:rPr>
              <w:t>18.08.2023</w:t>
            </w:r>
            <w:r w:rsidRPr="008E3722">
              <w:rPr>
                <w:sz w:val="28"/>
                <w:szCs w:val="28"/>
              </w:rPr>
              <w:t>).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324353" w:rsidRPr="00802C3A" w14:paraId="21D1B7B6" w14:textId="77777777" w:rsidTr="00D52A69">
        <w:tc>
          <w:tcPr>
            <w:tcW w:w="4140" w:type="dxa"/>
            <w:vAlign w:val="center"/>
          </w:tcPr>
          <w:p w14:paraId="6E0F0666" w14:textId="1F998DF8" w:rsidR="00324353" w:rsidRPr="00802C3A" w:rsidRDefault="00324353" w:rsidP="00324353">
            <w:pPr>
              <w:ind w:right="312"/>
              <w:rPr>
                <w:sz w:val="28"/>
                <w:szCs w:val="28"/>
                <w:highlight w:val="yellow"/>
              </w:rPr>
            </w:pPr>
            <w:r w:rsidRPr="00802C3A">
              <w:rPr>
                <w:sz w:val="28"/>
                <w:szCs w:val="28"/>
              </w:rPr>
              <w:t>acA1440-73gm. Specifications.</w:t>
            </w:r>
          </w:p>
        </w:tc>
        <w:tc>
          <w:tcPr>
            <w:tcW w:w="5244" w:type="dxa"/>
            <w:vAlign w:val="center"/>
          </w:tcPr>
          <w:p w14:paraId="51757336" w14:textId="5543A5F8" w:rsidR="00324353" w:rsidRPr="00802C3A" w:rsidRDefault="00324353" w:rsidP="00324353">
            <w:pPr>
              <w:ind w:right="312"/>
              <w:rPr>
                <w:sz w:val="28"/>
                <w:szCs w:val="28"/>
                <w:highlight w:val="yellow"/>
              </w:rPr>
            </w:pPr>
            <w:r w:rsidRPr="008E3722">
              <w:rPr>
                <w:sz w:val="28"/>
                <w:szCs w:val="28"/>
              </w:rPr>
              <w:t xml:space="preserve">[Электронный ресурс]. </w:t>
            </w:r>
            <w:r w:rsidRPr="00802C3A">
              <w:rPr>
                <w:sz w:val="28"/>
                <w:szCs w:val="28"/>
              </w:rPr>
              <w:t xml:space="preserve">Режим доступа: </w:t>
            </w:r>
            <w:hyperlink r:id="rId12" w:history="1">
              <w:r w:rsidRPr="00E400A0">
                <w:rPr>
                  <w:rStyle w:val="Hyperlnk"/>
                  <w:sz w:val="28"/>
                  <w:szCs w:val="28"/>
                </w:rPr>
                <w:t>https://docs.baslerweb.com/aca1440-73gm</w:t>
              </w:r>
            </w:hyperlink>
            <w:r w:rsidRPr="008E3722">
              <w:rPr>
                <w:sz w:val="28"/>
                <w:szCs w:val="28"/>
              </w:rPr>
              <w:t xml:space="preserve"> (Дата обращения: </w:t>
            </w:r>
            <w:r>
              <w:rPr>
                <w:sz w:val="28"/>
                <w:szCs w:val="28"/>
              </w:rPr>
              <w:t>18.08.2023</w:t>
            </w:r>
            <w:r w:rsidRPr="008E3722">
              <w:rPr>
                <w:sz w:val="28"/>
                <w:szCs w:val="28"/>
              </w:rPr>
              <w:t>).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324353" w:rsidRPr="00802C3A" w14:paraId="3AD51BDC" w14:textId="77777777" w:rsidTr="00D52A69">
        <w:tc>
          <w:tcPr>
            <w:tcW w:w="4140" w:type="dxa"/>
            <w:vAlign w:val="center"/>
          </w:tcPr>
          <w:p w14:paraId="05817379" w14:textId="60E82BB3" w:rsidR="00324353" w:rsidRPr="00802C3A" w:rsidRDefault="00324353" w:rsidP="00324353">
            <w:pPr>
              <w:ind w:right="312"/>
              <w:rPr>
                <w:sz w:val="28"/>
                <w:szCs w:val="28"/>
                <w:highlight w:val="yellow"/>
              </w:rPr>
            </w:pPr>
            <w:r w:rsidRPr="00802C3A">
              <w:rPr>
                <w:sz w:val="28"/>
                <w:szCs w:val="28"/>
              </w:rPr>
              <w:t>Светодиодная колонна с зуммером TL56B</w:t>
            </w:r>
          </w:p>
        </w:tc>
        <w:tc>
          <w:tcPr>
            <w:tcW w:w="5244" w:type="dxa"/>
            <w:vAlign w:val="center"/>
          </w:tcPr>
          <w:p w14:paraId="52379ED4" w14:textId="622DEE1F" w:rsidR="00324353" w:rsidRPr="00802C3A" w:rsidRDefault="00324353" w:rsidP="00324353">
            <w:pPr>
              <w:ind w:right="312"/>
              <w:rPr>
                <w:sz w:val="28"/>
                <w:szCs w:val="28"/>
                <w:highlight w:val="yellow"/>
              </w:rPr>
            </w:pPr>
            <w:r w:rsidRPr="008E3722">
              <w:rPr>
                <w:sz w:val="28"/>
                <w:szCs w:val="28"/>
              </w:rPr>
              <w:t xml:space="preserve">[Электронный ресурс]. </w:t>
            </w:r>
            <w:r w:rsidRPr="00802C3A">
              <w:rPr>
                <w:sz w:val="28"/>
                <w:szCs w:val="28"/>
              </w:rPr>
              <w:t xml:space="preserve">Режим доступа: </w:t>
            </w:r>
            <w:hyperlink r:id="rId13" w:history="1">
              <w:r w:rsidRPr="00802C3A">
                <w:rPr>
                  <w:rStyle w:val="Hyperlnk"/>
                  <w:sz w:val="28"/>
                  <w:szCs w:val="28"/>
                </w:rPr>
                <w:t>https://promair.by/svetodiodnaya-kolonna-tl56b/</w:t>
              </w:r>
            </w:hyperlink>
            <w:r w:rsidRPr="008E3722">
              <w:rPr>
                <w:sz w:val="28"/>
                <w:szCs w:val="28"/>
              </w:rPr>
              <w:t xml:space="preserve"> (Дата обращения: </w:t>
            </w:r>
            <w:r>
              <w:rPr>
                <w:sz w:val="28"/>
                <w:szCs w:val="28"/>
              </w:rPr>
              <w:t>18.08.2023</w:t>
            </w:r>
            <w:r w:rsidRPr="008E3722">
              <w:rPr>
                <w:sz w:val="28"/>
                <w:szCs w:val="28"/>
              </w:rPr>
              <w:t>).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324353" w:rsidRPr="00324353" w14:paraId="21269A21" w14:textId="77777777" w:rsidTr="00D52A69">
        <w:tc>
          <w:tcPr>
            <w:tcW w:w="4140" w:type="dxa"/>
            <w:vAlign w:val="center"/>
          </w:tcPr>
          <w:p w14:paraId="1C9A8F88" w14:textId="45E14C3E" w:rsidR="00324353" w:rsidRPr="00802C3A" w:rsidRDefault="00324353" w:rsidP="00324353">
            <w:pPr>
              <w:ind w:right="312"/>
              <w:rPr>
                <w:sz w:val="28"/>
                <w:szCs w:val="28"/>
                <w:lang w:val="en-GB"/>
              </w:rPr>
            </w:pPr>
            <w:r w:rsidRPr="00802C3A">
              <w:rPr>
                <w:sz w:val="28"/>
                <w:szCs w:val="28"/>
                <w:lang w:val="en-GB"/>
              </w:rPr>
              <w:t>KY-024 Linear magnetic Hall module</w:t>
            </w:r>
          </w:p>
        </w:tc>
        <w:tc>
          <w:tcPr>
            <w:tcW w:w="5244" w:type="dxa"/>
            <w:vAlign w:val="center"/>
          </w:tcPr>
          <w:p w14:paraId="70810841" w14:textId="0BCCC313" w:rsidR="00324353" w:rsidRPr="00324353" w:rsidRDefault="00324353" w:rsidP="00324353">
            <w:pPr>
              <w:ind w:right="312"/>
              <w:rPr>
                <w:sz w:val="28"/>
                <w:szCs w:val="28"/>
                <w:highlight w:val="yellow"/>
              </w:rPr>
            </w:pPr>
            <w:r w:rsidRPr="008E3722">
              <w:rPr>
                <w:sz w:val="28"/>
                <w:szCs w:val="28"/>
              </w:rPr>
              <w:t xml:space="preserve">[Электронный ресурс]. </w:t>
            </w:r>
            <w:r w:rsidRPr="00802C3A">
              <w:rPr>
                <w:sz w:val="28"/>
                <w:szCs w:val="28"/>
              </w:rPr>
              <w:t xml:space="preserve">Режим доступа: </w:t>
            </w:r>
            <w:hyperlink r:id="rId14" w:history="1">
              <w:r w:rsidRPr="00802C3A">
                <w:rPr>
                  <w:rStyle w:val="Hyperlnk"/>
                  <w:sz w:val="28"/>
                  <w:szCs w:val="28"/>
                </w:rPr>
                <w:t>https://arduinomodules.info/ky-024-linear-magnetic-hall-module/</w:t>
              </w:r>
            </w:hyperlink>
            <w:r w:rsidRPr="008E3722">
              <w:rPr>
                <w:sz w:val="28"/>
                <w:szCs w:val="28"/>
              </w:rPr>
              <w:t xml:space="preserve"> (Дата обращения: </w:t>
            </w:r>
            <w:r>
              <w:rPr>
                <w:sz w:val="28"/>
                <w:szCs w:val="28"/>
              </w:rPr>
              <w:t>18.08.2023</w:t>
            </w:r>
            <w:r w:rsidRPr="008E3722">
              <w:rPr>
                <w:sz w:val="28"/>
                <w:szCs w:val="28"/>
              </w:rPr>
              <w:t>).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3815AE" w:rsidRPr="00802C3A" w14:paraId="2F7EE032" w14:textId="77777777" w:rsidTr="00D52A69">
        <w:tc>
          <w:tcPr>
            <w:tcW w:w="4140" w:type="dxa"/>
            <w:vAlign w:val="center"/>
          </w:tcPr>
          <w:p w14:paraId="6BB3C4D7" w14:textId="3FF67F59" w:rsidR="003815AE" w:rsidRPr="00802C3A" w:rsidRDefault="00ED6983" w:rsidP="00653A04">
            <w:pPr>
              <w:ind w:right="312"/>
              <w:rPr>
                <w:sz w:val="28"/>
                <w:szCs w:val="28"/>
              </w:rPr>
            </w:pPr>
            <w:r w:rsidRPr="00ED6983">
              <w:rPr>
                <w:sz w:val="28"/>
                <w:szCs w:val="28"/>
              </w:rPr>
              <w:t>Демонстрационное видео работы программного обеспечения</w:t>
            </w:r>
          </w:p>
        </w:tc>
        <w:tc>
          <w:tcPr>
            <w:tcW w:w="5244" w:type="dxa"/>
            <w:vAlign w:val="center"/>
          </w:tcPr>
          <w:p w14:paraId="6A9349B0" w14:textId="156E0FE1" w:rsidR="003815AE" w:rsidRPr="00802C3A" w:rsidRDefault="00B16D4F" w:rsidP="00653A04">
            <w:pPr>
              <w:ind w:right="312"/>
              <w:rPr>
                <w:sz w:val="28"/>
                <w:szCs w:val="28"/>
              </w:rPr>
            </w:pPr>
            <w:hyperlink r:id="rId15" w:history="1">
              <w:r w:rsidR="007B29C6" w:rsidRPr="00E400A0">
                <w:rPr>
                  <w:rStyle w:val="Hyperlnk"/>
                  <w:sz w:val="28"/>
                  <w:szCs w:val="28"/>
                </w:rPr>
                <w:t>https://youtu.be/vM4NW5CTiFU</w:t>
              </w:r>
            </w:hyperlink>
            <w:r w:rsidR="007B29C6">
              <w:rPr>
                <w:sz w:val="28"/>
                <w:szCs w:val="28"/>
              </w:rPr>
              <w:t xml:space="preserve"> </w:t>
            </w:r>
          </w:p>
        </w:tc>
      </w:tr>
      <w:tr w:rsidR="00BE3DA9" w:rsidRPr="00802C3A" w14:paraId="431B03C4" w14:textId="77777777" w:rsidTr="00D52A69">
        <w:tc>
          <w:tcPr>
            <w:tcW w:w="4140" w:type="dxa"/>
            <w:vAlign w:val="center"/>
          </w:tcPr>
          <w:p w14:paraId="5EF3E862" w14:textId="6FF18C12" w:rsidR="00BE3DA9" w:rsidRPr="00802C3A" w:rsidRDefault="00ED6983" w:rsidP="00653A04">
            <w:pPr>
              <w:ind w:right="312"/>
              <w:rPr>
                <w:sz w:val="28"/>
                <w:szCs w:val="28"/>
              </w:rPr>
            </w:pPr>
            <w:r w:rsidRPr="00ED6983">
              <w:rPr>
                <w:sz w:val="28"/>
                <w:szCs w:val="28"/>
              </w:rPr>
              <w:t>Демонстрационное видео отслеживания положения краёв листа</w:t>
            </w:r>
          </w:p>
        </w:tc>
        <w:tc>
          <w:tcPr>
            <w:tcW w:w="5244" w:type="dxa"/>
            <w:vAlign w:val="center"/>
          </w:tcPr>
          <w:p w14:paraId="4E26D736" w14:textId="074BAADE" w:rsidR="00BE3DA9" w:rsidRPr="00802C3A" w:rsidRDefault="00B16D4F" w:rsidP="00653A04">
            <w:pPr>
              <w:ind w:right="312"/>
              <w:rPr>
                <w:sz w:val="28"/>
                <w:szCs w:val="28"/>
              </w:rPr>
            </w:pPr>
            <w:hyperlink r:id="rId16" w:history="1">
              <w:r w:rsidR="007B29C6" w:rsidRPr="00E400A0">
                <w:rPr>
                  <w:rStyle w:val="Hyperlnk"/>
                  <w:sz w:val="28"/>
                  <w:szCs w:val="28"/>
                </w:rPr>
                <w:t>https://youtu.be/MDu6KNz39OE</w:t>
              </w:r>
            </w:hyperlink>
            <w:r w:rsidR="007B29C6">
              <w:rPr>
                <w:sz w:val="28"/>
                <w:szCs w:val="28"/>
              </w:rPr>
              <w:t xml:space="preserve"> </w:t>
            </w:r>
          </w:p>
        </w:tc>
      </w:tr>
      <w:tr w:rsidR="00ED6983" w:rsidRPr="00802C3A" w14:paraId="19AB27EC" w14:textId="77777777" w:rsidTr="00D52A69">
        <w:tc>
          <w:tcPr>
            <w:tcW w:w="4140" w:type="dxa"/>
            <w:vAlign w:val="center"/>
          </w:tcPr>
          <w:p w14:paraId="316BB049" w14:textId="536C73F9" w:rsidR="00ED6983" w:rsidRPr="00802C3A" w:rsidRDefault="00ED6983" w:rsidP="00ED6983">
            <w:pPr>
              <w:ind w:right="312"/>
              <w:rPr>
                <w:sz w:val="28"/>
                <w:szCs w:val="28"/>
              </w:rPr>
            </w:pPr>
            <w:r w:rsidRPr="00ED6983">
              <w:rPr>
                <w:sz w:val="28"/>
                <w:szCs w:val="28"/>
              </w:rPr>
              <w:t>Демонстрационное видео отслеживания положения краёв листа</w:t>
            </w:r>
          </w:p>
        </w:tc>
        <w:tc>
          <w:tcPr>
            <w:tcW w:w="5244" w:type="dxa"/>
            <w:vAlign w:val="center"/>
          </w:tcPr>
          <w:p w14:paraId="0B56BD5C" w14:textId="79ADA73F" w:rsidR="00ED6983" w:rsidRPr="00802C3A" w:rsidRDefault="00B16D4F" w:rsidP="00ED6983">
            <w:pPr>
              <w:ind w:right="312"/>
              <w:rPr>
                <w:sz w:val="28"/>
                <w:szCs w:val="28"/>
              </w:rPr>
            </w:pPr>
            <w:hyperlink r:id="rId17" w:history="1">
              <w:r w:rsidR="00ED6983" w:rsidRPr="00E400A0">
                <w:rPr>
                  <w:rStyle w:val="Hyperlnk"/>
                  <w:sz w:val="28"/>
                  <w:szCs w:val="28"/>
                </w:rPr>
                <w:t>https://youtu.be/28jOcFt3-cM</w:t>
              </w:r>
            </w:hyperlink>
            <w:r w:rsidR="00ED6983">
              <w:rPr>
                <w:sz w:val="28"/>
                <w:szCs w:val="28"/>
              </w:rPr>
              <w:t xml:space="preserve"> </w:t>
            </w:r>
          </w:p>
        </w:tc>
      </w:tr>
      <w:tr w:rsidR="00ED6983" w:rsidRPr="00802C3A" w14:paraId="1B621C59" w14:textId="77777777" w:rsidTr="00D52A69">
        <w:tc>
          <w:tcPr>
            <w:tcW w:w="4140" w:type="dxa"/>
            <w:vAlign w:val="center"/>
          </w:tcPr>
          <w:p w14:paraId="62AF5CA3" w14:textId="77777777" w:rsidR="00ED6983" w:rsidRPr="00802C3A" w:rsidRDefault="00ED6983" w:rsidP="00ED6983">
            <w:pPr>
              <w:ind w:right="312"/>
              <w:rPr>
                <w:sz w:val="28"/>
                <w:szCs w:val="28"/>
              </w:rPr>
            </w:pPr>
            <w:r w:rsidRPr="00802C3A">
              <w:rPr>
                <w:sz w:val="28"/>
                <w:szCs w:val="28"/>
              </w:rPr>
              <w:t>ГОСТ 27.002</w:t>
            </w:r>
            <w:r w:rsidRPr="00802C3A">
              <w:rPr>
                <w:sz w:val="28"/>
                <w:szCs w:val="28"/>
                <w:lang w:val="en-US"/>
              </w:rPr>
              <w:t>–</w:t>
            </w:r>
            <w:r w:rsidRPr="00802C3A">
              <w:rPr>
                <w:sz w:val="28"/>
                <w:szCs w:val="28"/>
              </w:rPr>
              <w:t>89</w:t>
            </w:r>
          </w:p>
        </w:tc>
        <w:tc>
          <w:tcPr>
            <w:tcW w:w="5244" w:type="dxa"/>
            <w:vAlign w:val="center"/>
          </w:tcPr>
          <w:p w14:paraId="7C81D1FF" w14:textId="77777777" w:rsidR="00ED6983" w:rsidRPr="00802C3A" w:rsidRDefault="00ED6983" w:rsidP="00ED6983">
            <w:pPr>
              <w:ind w:right="312"/>
              <w:rPr>
                <w:sz w:val="28"/>
                <w:szCs w:val="28"/>
              </w:rPr>
            </w:pPr>
            <w:r w:rsidRPr="00802C3A">
              <w:rPr>
                <w:sz w:val="28"/>
                <w:szCs w:val="28"/>
              </w:rPr>
              <w:t>Надежность в технике. Основные понятия и определения.</w:t>
            </w:r>
          </w:p>
        </w:tc>
      </w:tr>
      <w:tr w:rsidR="00ED6983" w:rsidRPr="00802C3A" w14:paraId="504C6C22" w14:textId="77777777" w:rsidTr="00D52A69">
        <w:tc>
          <w:tcPr>
            <w:tcW w:w="4140" w:type="dxa"/>
            <w:vAlign w:val="center"/>
          </w:tcPr>
          <w:p w14:paraId="59C98C4D" w14:textId="58244AA7" w:rsidR="00ED6983" w:rsidRPr="00802C3A" w:rsidRDefault="00ED6983" w:rsidP="00ED6983">
            <w:pPr>
              <w:ind w:right="312"/>
              <w:rPr>
                <w:sz w:val="28"/>
                <w:szCs w:val="28"/>
              </w:rPr>
            </w:pPr>
            <w:r w:rsidRPr="00802C3A">
              <w:rPr>
                <w:sz w:val="28"/>
                <w:szCs w:val="28"/>
              </w:rPr>
              <w:t>ГОСТ 27.003–90</w:t>
            </w:r>
          </w:p>
        </w:tc>
        <w:tc>
          <w:tcPr>
            <w:tcW w:w="5244" w:type="dxa"/>
            <w:vAlign w:val="center"/>
          </w:tcPr>
          <w:p w14:paraId="241838EC" w14:textId="77777777" w:rsidR="00ED6983" w:rsidRPr="00802C3A" w:rsidRDefault="00ED6983" w:rsidP="00ED6983">
            <w:pPr>
              <w:ind w:right="312"/>
              <w:rPr>
                <w:sz w:val="28"/>
                <w:szCs w:val="28"/>
              </w:rPr>
            </w:pPr>
            <w:r w:rsidRPr="00802C3A">
              <w:rPr>
                <w:sz w:val="28"/>
                <w:szCs w:val="28"/>
              </w:rPr>
              <w:t>Состав и общие правила задания требований по</w:t>
            </w:r>
            <w:r w:rsidRPr="00802C3A">
              <w:rPr>
                <w:sz w:val="28"/>
                <w:szCs w:val="28"/>
                <w:lang w:val="en-US"/>
              </w:rPr>
              <w:t> </w:t>
            </w:r>
            <w:r w:rsidRPr="00802C3A">
              <w:rPr>
                <w:sz w:val="28"/>
                <w:szCs w:val="28"/>
              </w:rPr>
              <w:t>надежности.</w:t>
            </w:r>
          </w:p>
        </w:tc>
      </w:tr>
    </w:tbl>
    <w:p w14:paraId="11A5355A" w14:textId="6DE35B1B" w:rsidR="00955FE2" w:rsidRDefault="00955FE2">
      <w:pPr>
        <w:rPr>
          <w:sz w:val="28"/>
        </w:rPr>
      </w:pPr>
    </w:p>
    <w:p w14:paraId="09FC748C" w14:textId="77777777" w:rsidR="00955FE2" w:rsidRDefault="00F4481C" w:rsidP="00927FE1">
      <w:pPr>
        <w:pStyle w:val="Rubrik3"/>
        <w:pageBreakBefore/>
      </w:pPr>
      <w:r>
        <w:lastRenderedPageBreak/>
        <w:t>Лист регистрации изменений</w:t>
      </w:r>
    </w:p>
    <w:p w14:paraId="350FD0D6" w14:textId="77777777" w:rsidR="00955FE2" w:rsidRDefault="00955FE2">
      <w:pPr>
        <w:jc w:val="center"/>
        <w:rPr>
          <w:b/>
          <w:i/>
          <w:sz w:val="28"/>
        </w:rPr>
      </w:pPr>
    </w:p>
    <w:tbl>
      <w:tblPr>
        <w:tblW w:w="10206" w:type="dxa"/>
        <w:tblInd w:w="85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"/>
        <w:gridCol w:w="916"/>
        <w:gridCol w:w="1006"/>
        <w:gridCol w:w="1006"/>
        <w:gridCol w:w="1017"/>
        <w:gridCol w:w="1248"/>
        <w:gridCol w:w="1045"/>
        <w:gridCol w:w="1700"/>
        <w:gridCol w:w="850"/>
        <w:gridCol w:w="639"/>
      </w:tblGrid>
      <w:tr w:rsidR="00955FE2" w14:paraId="46F78CBB" w14:textId="77777777" w:rsidTr="00927FE1">
        <w:trPr>
          <w:cantSplit/>
        </w:trPr>
        <w:tc>
          <w:tcPr>
            <w:tcW w:w="779" w:type="dxa"/>
            <w:vMerge w:val="restart"/>
            <w:tcBorders>
              <w:top w:val="single" w:sz="18" w:space="0" w:color="auto"/>
              <w:right w:val="single" w:sz="12" w:space="0" w:color="auto"/>
            </w:tcBorders>
            <w:vAlign w:val="center"/>
          </w:tcPr>
          <w:p w14:paraId="3ACB8180" w14:textId="77777777" w:rsidR="00955FE2" w:rsidRDefault="00F4481C">
            <w:pPr>
              <w:ind w:left="-354" w:firstLine="70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Изм.</w:t>
            </w:r>
          </w:p>
        </w:tc>
        <w:tc>
          <w:tcPr>
            <w:tcW w:w="3945" w:type="dxa"/>
            <w:gridSpan w:val="4"/>
            <w:tcBorders>
              <w:top w:val="single" w:sz="18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2C33EA96" w14:textId="77777777" w:rsidR="00955FE2" w:rsidRDefault="00F4481C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Номера листов (страниц)</w:t>
            </w:r>
          </w:p>
          <w:p w14:paraId="5EBB4339" w14:textId="77777777" w:rsidR="00955FE2" w:rsidRDefault="00955FE2">
            <w:pPr>
              <w:jc w:val="center"/>
              <w:rPr>
                <w:b/>
                <w:i/>
              </w:rPr>
            </w:pPr>
          </w:p>
        </w:tc>
        <w:tc>
          <w:tcPr>
            <w:tcW w:w="1248" w:type="dxa"/>
            <w:vMerge w:val="restart"/>
            <w:tcBorders>
              <w:top w:val="single" w:sz="18" w:space="0" w:color="auto"/>
              <w:left w:val="nil"/>
              <w:right w:val="single" w:sz="12" w:space="0" w:color="auto"/>
            </w:tcBorders>
            <w:vAlign w:val="center"/>
          </w:tcPr>
          <w:p w14:paraId="510ECD87" w14:textId="77777777" w:rsidR="00955FE2" w:rsidRDefault="00F4481C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Всего</w:t>
            </w:r>
          </w:p>
          <w:p w14:paraId="3FEF9C7E" w14:textId="77777777" w:rsidR="00955FE2" w:rsidRDefault="00F4481C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листов</w:t>
            </w:r>
          </w:p>
          <w:p w14:paraId="66536F8E" w14:textId="77777777" w:rsidR="00955FE2" w:rsidRDefault="00F4481C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(страниц) в</w:t>
            </w:r>
          </w:p>
          <w:p w14:paraId="29EB7600" w14:textId="77777777" w:rsidR="00955FE2" w:rsidRDefault="00F4481C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документе</w:t>
            </w:r>
          </w:p>
        </w:tc>
        <w:tc>
          <w:tcPr>
            <w:tcW w:w="1045" w:type="dxa"/>
            <w:vMerge w:val="restart"/>
            <w:tcBorders>
              <w:top w:val="single" w:sz="18" w:space="0" w:color="auto"/>
              <w:left w:val="nil"/>
              <w:right w:val="single" w:sz="12" w:space="0" w:color="auto"/>
            </w:tcBorders>
            <w:vAlign w:val="center"/>
          </w:tcPr>
          <w:p w14:paraId="491AA88E" w14:textId="77777777" w:rsidR="00955FE2" w:rsidRDefault="00F4481C">
            <w:pPr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№</w:t>
            </w:r>
          </w:p>
          <w:p w14:paraId="1EC11F2A" w14:textId="77777777" w:rsidR="00955FE2" w:rsidRDefault="00F4481C">
            <w:pPr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документа</w:t>
            </w:r>
          </w:p>
        </w:tc>
        <w:tc>
          <w:tcPr>
            <w:tcW w:w="1700" w:type="dxa"/>
            <w:vMerge w:val="restart"/>
            <w:tcBorders>
              <w:top w:val="single" w:sz="18" w:space="0" w:color="auto"/>
              <w:left w:val="nil"/>
              <w:right w:val="single" w:sz="12" w:space="0" w:color="auto"/>
            </w:tcBorders>
            <w:vAlign w:val="center"/>
          </w:tcPr>
          <w:p w14:paraId="71D53DFC" w14:textId="0BA11B33" w:rsidR="00955FE2" w:rsidRDefault="00F4481C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Входящий № </w:t>
            </w:r>
            <w:r w:rsidR="00B76B61">
              <w:rPr>
                <w:b/>
                <w:i/>
              </w:rPr>
              <w:t>сопроводительного</w:t>
            </w:r>
            <w:r>
              <w:rPr>
                <w:b/>
                <w:i/>
              </w:rPr>
              <w:t xml:space="preserve"> документа</w:t>
            </w:r>
          </w:p>
          <w:p w14:paraId="1CB7E170" w14:textId="77777777" w:rsidR="00955FE2" w:rsidRDefault="00F4481C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 и дата</w:t>
            </w:r>
          </w:p>
        </w:tc>
        <w:tc>
          <w:tcPr>
            <w:tcW w:w="850" w:type="dxa"/>
            <w:vMerge w:val="restart"/>
            <w:tcBorders>
              <w:top w:val="single" w:sz="18" w:space="0" w:color="auto"/>
              <w:left w:val="nil"/>
              <w:right w:val="single" w:sz="12" w:space="0" w:color="auto"/>
            </w:tcBorders>
            <w:vAlign w:val="center"/>
          </w:tcPr>
          <w:p w14:paraId="555046F3" w14:textId="77777777" w:rsidR="00955FE2" w:rsidRDefault="00F4481C">
            <w:pPr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Подпись</w:t>
            </w:r>
          </w:p>
        </w:tc>
        <w:tc>
          <w:tcPr>
            <w:tcW w:w="639" w:type="dxa"/>
            <w:vMerge w:val="restart"/>
            <w:tcBorders>
              <w:top w:val="single" w:sz="18" w:space="0" w:color="auto"/>
              <w:left w:val="nil"/>
            </w:tcBorders>
            <w:vAlign w:val="center"/>
          </w:tcPr>
          <w:p w14:paraId="03BEBA23" w14:textId="77777777" w:rsidR="00955FE2" w:rsidRDefault="00F4481C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Дата</w:t>
            </w:r>
          </w:p>
        </w:tc>
      </w:tr>
      <w:tr w:rsidR="00955FE2" w14:paraId="76EFFB56" w14:textId="77777777" w:rsidTr="00927FE1">
        <w:trPr>
          <w:cantSplit/>
        </w:trPr>
        <w:tc>
          <w:tcPr>
            <w:tcW w:w="779" w:type="dxa"/>
            <w:vMerge/>
            <w:tcBorders>
              <w:bottom w:val="single" w:sz="18" w:space="0" w:color="auto"/>
              <w:right w:val="single" w:sz="12" w:space="0" w:color="auto"/>
            </w:tcBorders>
          </w:tcPr>
          <w:p w14:paraId="21DECEBB" w14:textId="77777777" w:rsidR="00955FE2" w:rsidRDefault="00955FE2">
            <w:pPr>
              <w:ind w:left="-354" w:firstLine="70"/>
              <w:jc w:val="center"/>
              <w:rPr>
                <w:b/>
                <w:i/>
                <w:sz w:val="28"/>
              </w:rPr>
            </w:pPr>
          </w:p>
        </w:tc>
        <w:tc>
          <w:tcPr>
            <w:tcW w:w="916" w:type="dxa"/>
            <w:tcBorders>
              <w:top w:val="single" w:sz="6" w:space="0" w:color="auto"/>
              <w:left w:val="nil"/>
              <w:bottom w:val="single" w:sz="18" w:space="0" w:color="auto"/>
              <w:right w:val="single" w:sz="12" w:space="0" w:color="auto"/>
            </w:tcBorders>
          </w:tcPr>
          <w:p w14:paraId="7BADABE1" w14:textId="77777777" w:rsidR="00955FE2" w:rsidRDefault="00F4481C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измененных</w:t>
            </w:r>
          </w:p>
        </w:tc>
        <w:tc>
          <w:tcPr>
            <w:tcW w:w="1006" w:type="dxa"/>
            <w:tcBorders>
              <w:top w:val="single" w:sz="6" w:space="0" w:color="auto"/>
              <w:left w:val="nil"/>
              <w:bottom w:val="single" w:sz="18" w:space="0" w:color="auto"/>
              <w:right w:val="single" w:sz="12" w:space="0" w:color="auto"/>
            </w:tcBorders>
          </w:tcPr>
          <w:p w14:paraId="50A7CFAC" w14:textId="77777777" w:rsidR="00955FE2" w:rsidRDefault="00F4481C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заменен-ных</w:t>
            </w:r>
          </w:p>
        </w:tc>
        <w:tc>
          <w:tcPr>
            <w:tcW w:w="1006" w:type="dxa"/>
            <w:tcBorders>
              <w:top w:val="single" w:sz="6" w:space="0" w:color="auto"/>
              <w:left w:val="nil"/>
              <w:bottom w:val="single" w:sz="18" w:space="0" w:color="auto"/>
              <w:right w:val="single" w:sz="12" w:space="0" w:color="auto"/>
            </w:tcBorders>
          </w:tcPr>
          <w:p w14:paraId="50D6D9EB" w14:textId="77777777" w:rsidR="00955FE2" w:rsidRDefault="00F4481C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новых</w:t>
            </w:r>
          </w:p>
        </w:tc>
        <w:tc>
          <w:tcPr>
            <w:tcW w:w="1017" w:type="dxa"/>
            <w:tcBorders>
              <w:top w:val="single" w:sz="6" w:space="0" w:color="auto"/>
              <w:left w:val="nil"/>
              <w:bottom w:val="single" w:sz="18" w:space="0" w:color="auto"/>
              <w:right w:val="single" w:sz="12" w:space="0" w:color="auto"/>
            </w:tcBorders>
          </w:tcPr>
          <w:p w14:paraId="5D72DD71" w14:textId="77777777" w:rsidR="00955FE2" w:rsidRDefault="00F4481C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аннулированных</w:t>
            </w:r>
          </w:p>
        </w:tc>
        <w:tc>
          <w:tcPr>
            <w:tcW w:w="1248" w:type="dxa"/>
            <w:vMerge/>
            <w:tcBorders>
              <w:left w:val="nil"/>
              <w:bottom w:val="single" w:sz="18" w:space="0" w:color="auto"/>
              <w:right w:val="single" w:sz="12" w:space="0" w:color="auto"/>
            </w:tcBorders>
          </w:tcPr>
          <w:p w14:paraId="1AA6266C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45" w:type="dxa"/>
            <w:vMerge/>
            <w:tcBorders>
              <w:left w:val="nil"/>
              <w:bottom w:val="single" w:sz="18" w:space="0" w:color="auto"/>
              <w:right w:val="single" w:sz="12" w:space="0" w:color="auto"/>
            </w:tcBorders>
          </w:tcPr>
          <w:p w14:paraId="731CC610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700" w:type="dxa"/>
            <w:vMerge/>
            <w:tcBorders>
              <w:left w:val="nil"/>
              <w:bottom w:val="single" w:sz="18" w:space="0" w:color="auto"/>
              <w:right w:val="single" w:sz="12" w:space="0" w:color="auto"/>
            </w:tcBorders>
          </w:tcPr>
          <w:p w14:paraId="31E742EF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850" w:type="dxa"/>
            <w:vMerge/>
            <w:tcBorders>
              <w:left w:val="nil"/>
              <w:bottom w:val="single" w:sz="18" w:space="0" w:color="auto"/>
              <w:right w:val="single" w:sz="12" w:space="0" w:color="auto"/>
            </w:tcBorders>
          </w:tcPr>
          <w:p w14:paraId="0FFF8CB0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639" w:type="dxa"/>
            <w:vMerge/>
            <w:tcBorders>
              <w:left w:val="nil"/>
              <w:bottom w:val="single" w:sz="18" w:space="0" w:color="auto"/>
            </w:tcBorders>
          </w:tcPr>
          <w:p w14:paraId="59C508D0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</w:tr>
      <w:tr w:rsidR="00955FE2" w14:paraId="23105382" w14:textId="77777777" w:rsidTr="00927FE1">
        <w:tc>
          <w:tcPr>
            <w:tcW w:w="779" w:type="dxa"/>
            <w:tcBorders>
              <w:bottom w:val="single" w:sz="12" w:space="0" w:color="auto"/>
              <w:right w:val="single" w:sz="12" w:space="0" w:color="auto"/>
            </w:tcBorders>
          </w:tcPr>
          <w:p w14:paraId="6F8A0208" w14:textId="77777777" w:rsidR="00955FE2" w:rsidRDefault="00955FE2">
            <w:pPr>
              <w:ind w:left="-354" w:firstLine="70"/>
              <w:jc w:val="center"/>
              <w:rPr>
                <w:b/>
                <w:i/>
                <w:sz w:val="28"/>
              </w:rPr>
            </w:pPr>
          </w:p>
        </w:tc>
        <w:tc>
          <w:tcPr>
            <w:tcW w:w="91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7CED69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AC9C66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F8EB4B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1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676800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24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0D93FB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4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F2BEB4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70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8AD3E9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8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F06749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639" w:type="dxa"/>
            <w:tcBorders>
              <w:left w:val="single" w:sz="12" w:space="0" w:color="auto"/>
              <w:bottom w:val="single" w:sz="12" w:space="0" w:color="auto"/>
            </w:tcBorders>
          </w:tcPr>
          <w:p w14:paraId="50B74CF6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</w:tr>
      <w:tr w:rsidR="00955FE2" w14:paraId="34C47585" w14:textId="77777777" w:rsidTr="00927FE1">
        <w:tc>
          <w:tcPr>
            <w:tcW w:w="77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606969" w14:textId="77777777" w:rsidR="00955FE2" w:rsidRDefault="00955FE2">
            <w:pPr>
              <w:ind w:left="-354" w:firstLine="70"/>
              <w:jc w:val="center"/>
              <w:rPr>
                <w:b/>
                <w:i/>
                <w:sz w:val="28"/>
              </w:rPr>
            </w:pPr>
          </w:p>
        </w:tc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B8AA0D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608472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C5ED71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32F4B2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2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E2390A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B30F86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6747D1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3B0959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6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27E26EE1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</w:tr>
      <w:tr w:rsidR="00955FE2" w14:paraId="649D65BB" w14:textId="77777777" w:rsidTr="00927FE1">
        <w:tc>
          <w:tcPr>
            <w:tcW w:w="77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DD499A" w14:textId="77777777" w:rsidR="00955FE2" w:rsidRDefault="00955FE2">
            <w:pPr>
              <w:ind w:left="-354" w:firstLine="70"/>
              <w:jc w:val="center"/>
              <w:rPr>
                <w:b/>
                <w:i/>
                <w:sz w:val="28"/>
              </w:rPr>
            </w:pPr>
          </w:p>
        </w:tc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5D946E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14009F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68CA9A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312CB8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2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8D6038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B101DD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A133A3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46AF19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6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6B83A33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</w:tr>
      <w:tr w:rsidR="00955FE2" w14:paraId="7CABFA83" w14:textId="77777777" w:rsidTr="00927FE1">
        <w:tc>
          <w:tcPr>
            <w:tcW w:w="77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54A169" w14:textId="77777777" w:rsidR="00955FE2" w:rsidRDefault="00955FE2">
            <w:pPr>
              <w:ind w:left="-354" w:firstLine="70"/>
              <w:jc w:val="center"/>
              <w:rPr>
                <w:b/>
                <w:i/>
                <w:sz w:val="28"/>
              </w:rPr>
            </w:pPr>
          </w:p>
        </w:tc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C0F0E5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E63A0F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E4C7A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D8EE6A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2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3F295B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226185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0426E0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542715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6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116C23F4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</w:tr>
      <w:tr w:rsidR="00955FE2" w14:paraId="104B6CE6" w14:textId="77777777" w:rsidTr="00927FE1">
        <w:tc>
          <w:tcPr>
            <w:tcW w:w="77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B6809A" w14:textId="77777777" w:rsidR="00955FE2" w:rsidRDefault="00955FE2">
            <w:pPr>
              <w:ind w:left="-354" w:firstLine="70"/>
              <w:jc w:val="center"/>
              <w:rPr>
                <w:b/>
                <w:i/>
                <w:sz w:val="28"/>
              </w:rPr>
            </w:pPr>
          </w:p>
        </w:tc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708E74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15D161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0E5CE5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0E6AD3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2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24EBE2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79FEAA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2B971F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517885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6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C89749D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</w:tr>
      <w:tr w:rsidR="00955FE2" w14:paraId="3A046C17" w14:textId="77777777" w:rsidTr="00927FE1">
        <w:tc>
          <w:tcPr>
            <w:tcW w:w="77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9D806F" w14:textId="77777777" w:rsidR="00955FE2" w:rsidRDefault="00955FE2">
            <w:pPr>
              <w:ind w:left="-354" w:firstLine="70"/>
              <w:jc w:val="center"/>
              <w:rPr>
                <w:b/>
                <w:i/>
                <w:sz w:val="28"/>
              </w:rPr>
            </w:pPr>
          </w:p>
        </w:tc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54E3BD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B19318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64B37F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46D652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2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98D0B2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8B0C62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6715FF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C39DFE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6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3F91089E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</w:tr>
      <w:tr w:rsidR="00955FE2" w14:paraId="0B3E33CC" w14:textId="77777777" w:rsidTr="00927FE1">
        <w:tc>
          <w:tcPr>
            <w:tcW w:w="77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B38E43" w14:textId="77777777" w:rsidR="00955FE2" w:rsidRDefault="00955FE2">
            <w:pPr>
              <w:ind w:left="-354" w:firstLine="70"/>
              <w:jc w:val="center"/>
              <w:rPr>
                <w:b/>
                <w:i/>
                <w:sz w:val="28"/>
              </w:rPr>
            </w:pPr>
          </w:p>
        </w:tc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658D5C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ECE746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715500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D6C27C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2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EFCEAA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D80B66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3A3860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917925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6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5E131BE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</w:tr>
      <w:tr w:rsidR="00955FE2" w14:paraId="2614E97C" w14:textId="77777777" w:rsidTr="00927FE1">
        <w:tc>
          <w:tcPr>
            <w:tcW w:w="77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55D08E" w14:textId="77777777" w:rsidR="00955FE2" w:rsidRDefault="00955FE2">
            <w:pPr>
              <w:ind w:left="-354" w:firstLine="70"/>
              <w:jc w:val="center"/>
              <w:rPr>
                <w:b/>
                <w:i/>
                <w:sz w:val="28"/>
              </w:rPr>
            </w:pPr>
          </w:p>
        </w:tc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2EC150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BAD8EE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20E525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03AF9B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2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74AE1E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488273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C14F8A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155233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6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DFF4C09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</w:tr>
      <w:tr w:rsidR="00955FE2" w14:paraId="1909E614" w14:textId="77777777" w:rsidTr="00927FE1">
        <w:tc>
          <w:tcPr>
            <w:tcW w:w="77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4E0953" w14:textId="77777777" w:rsidR="00955FE2" w:rsidRDefault="00955FE2">
            <w:pPr>
              <w:ind w:left="-354" w:firstLine="70"/>
              <w:jc w:val="center"/>
              <w:rPr>
                <w:b/>
                <w:i/>
                <w:sz w:val="28"/>
              </w:rPr>
            </w:pPr>
          </w:p>
        </w:tc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C86F5F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656E85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4DCA72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5C40FE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2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363859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1C93A3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589DDE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AD3CB1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6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1EFE337C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</w:tr>
      <w:tr w:rsidR="00955FE2" w14:paraId="2848CED3" w14:textId="77777777" w:rsidTr="00927FE1">
        <w:tc>
          <w:tcPr>
            <w:tcW w:w="77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CC526D" w14:textId="77777777" w:rsidR="00955FE2" w:rsidRDefault="00955FE2">
            <w:pPr>
              <w:ind w:left="-354" w:firstLine="70"/>
              <w:jc w:val="center"/>
              <w:rPr>
                <w:b/>
                <w:i/>
                <w:sz w:val="28"/>
              </w:rPr>
            </w:pPr>
          </w:p>
        </w:tc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82EC2C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AB4640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B2DF2B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2826E5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2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691AD2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36DF66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254895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5E77FD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6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112DE221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</w:tr>
      <w:tr w:rsidR="00955FE2" w14:paraId="16217EBE" w14:textId="77777777" w:rsidTr="00927FE1">
        <w:tc>
          <w:tcPr>
            <w:tcW w:w="77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334F65" w14:textId="77777777" w:rsidR="00955FE2" w:rsidRDefault="00955FE2">
            <w:pPr>
              <w:ind w:left="-354" w:firstLine="70"/>
              <w:jc w:val="center"/>
              <w:rPr>
                <w:b/>
                <w:i/>
                <w:sz w:val="28"/>
              </w:rPr>
            </w:pPr>
          </w:p>
        </w:tc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7987E5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5F2A7D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EDF67E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162DFE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2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EF4A89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0B1468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1A9AD2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B2373F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6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13FE1969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</w:tr>
      <w:tr w:rsidR="00955FE2" w14:paraId="751BCF77" w14:textId="77777777" w:rsidTr="00927FE1">
        <w:tc>
          <w:tcPr>
            <w:tcW w:w="77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07F397" w14:textId="77777777" w:rsidR="00955FE2" w:rsidRDefault="00955FE2">
            <w:pPr>
              <w:ind w:left="-354" w:firstLine="70"/>
              <w:jc w:val="center"/>
              <w:rPr>
                <w:b/>
                <w:i/>
                <w:sz w:val="28"/>
              </w:rPr>
            </w:pPr>
          </w:p>
        </w:tc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18984C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9772C9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1B830A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7EFC29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2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9C8F87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3B17B2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08BFA3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AC9DFE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6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335E194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</w:tr>
      <w:tr w:rsidR="00955FE2" w14:paraId="000F1B4A" w14:textId="77777777" w:rsidTr="00927FE1">
        <w:tc>
          <w:tcPr>
            <w:tcW w:w="77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F30D3A" w14:textId="77777777" w:rsidR="00955FE2" w:rsidRDefault="00955FE2">
            <w:pPr>
              <w:ind w:left="-354" w:firstLine="70"/>
              <w:jc w:val="center"/>
              <w:rPr>
                <w:b/>
                <w:i/>
                <w:sz w:val="28"/>
              </w:rPr>
            </w:pPr>
          </w:p>
        </w:tc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4F53CB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4E77E5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5A94CA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0AC1F5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2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BF8CCC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89708F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B000ED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208247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6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3C32B323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</w:tr>
      <w:tr w:rsidR="00955FE2" w14:paraId="5BC76132" w14:textId="77777777" w:rsidTr="00927FE1">
        <w:tc>
          <w:tcPr>
            <w:tcW w:w="77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9683A1" w14:textId="77777777" w:rsidR="00955FE2" w:rsidRDefault="00955FE2">
            <w:pPr>
              <w:ind w:left="-354" w:firstLine="70"/>
              <w:jc w:val="center"/>
              <w:rPr>
                <w:b/>
                <w:i/>
                <w:sz w:val="28"/>
              </w:rPr>
            </w:pPr>
          </w:p>
        </w:tc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449599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2BFB75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5A680E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56D5E6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2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58B936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C63299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8FD34C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AA01E5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6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D178EA1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</w:tr>
      <w:tr w:rsidR="00955FE2" w14:paraId="40059EEE" w14:textId="77777777" w:rsidTr="00927FE1">
        <w:tc>
          <w:tcPr>
            <w:tcW w:w="77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E8A989" w14:textId="77777777" w:rsidR="00955FE2" w:rsidRDefault="00955FE2">
            <w:pPr>
              <w:ind w:left="-354" w:firstLine="70"/>
              <w:jc w:val="center"/>
              <w:rPr>
                <w:b/>
                <w:i/>
                <w:sz w:val="28"/>
              </w:rPr>
            </w:pPr>
          </w:p>
        </w:tc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BCB59A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8F9DB3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A1C42E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EFDE9E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2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3C3F4C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550FAB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46CA6C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D046A9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6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C33886D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</w:tr>
      <w:tr w:rsidR="00955FE2" w14:paraId="037CCA45" w14:textId="77777777" w:rsidTr="00927FE1">
        <w:tc>
          <w:tcPr>
            <w:tcW w:w="77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AEE86E" w14:textId="77777777" w:rsidR="00955FE2" w:rsidRDefault="00955FE2">
            <w:pPr>
              <w:ind w:left="-354" w:firstLine="70"/>
              <w:jc w:val="center"/>
              <w:rPr>
                <w:b/>
                <w:i/>
                <w:sz w:val="28"/>
              </w:rPr>
            </w:pPr>
          </w:p>
        </w:tc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1780E0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B80510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A72208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D18A56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2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B4E1A0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40B5E7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8F45A6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6FA5E7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6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383C7C64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</w:tr>
      <w:tr w:rsidR="00955FE2" w14:paraId="6E0B9D47" w14:textId="77777777" w:rsidTr="00927FE1">
        <w:tc>
          <w:tcPr>
            <w:tcW w:w="77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68668C" w14:textId="77777777" w:rsidR="00955FE2" w:rsidRDefault="00955FE2">
            <w:pPr>
              <w:ind w:left="-354" w:firstLine="70"/>
              <w:jc w:val="center"/>
              <w:rPr>
                <w:b/>
                <w:i/>
                <w:sz w:val="28"/>
              </w:rPr>
            </w:pPr>
          </w:p>
        </w:tc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32EC83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A84DC2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BBE22B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E06B88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2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8A0710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3DD5AB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3AC753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FDC2ED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6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E2BB6AA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</w:tr>
      <w:tr w:rsidR="00955FE2" w14:paraId="6AB177FE" w14:textId="77777777" w:rsidTr="00927FE1">
        <w:tc>
          <w:tcPr>
            <w:tcW w:w="77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9DA102" w14:textId="77777777" w:rsidR="00955FE2" w:rsidRDefault="00955FE2">
            <w:pPr>
              <w:ind w:left="-354" w:firstLine="70"/>
              <w:jc w:val="center"/>
              <w:rPr>
                <w:b/>
                <w:i/>
                <w:sz w:val="28"/>
              </w:rPr>
            </w:pPr>
          </w:p>
        </w:tc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369914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9B5575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2A1E07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CED90C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2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69676C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B14757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0ABBC8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D2C610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6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4054EEB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</w:tr>
      <w:tr w:rsidR="00955FE2" w14:paraId="1643C6D1" w14:textId="77777777" w:rsidTr="00927FE1">
        <w:tc>
          <w:tcPr>
            <w:tcW w:w="77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553752" w14:textId="77777777" w:rsidR="00955FE2" w:rsidRDefault="00955FE2">
            <w:pPr>
              <w:ind w:left="-354" w:firstLine="70"/>
              <w:jc w:val="center"/>
              <w:rPr>
                <w:b/>
                <w:i/>
                <w:sz w:val="28"/>
              </w:rPr>
            </w:pPr>
          </w:p>
        </w:tc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381BC8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8E9D14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2CBE70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92B50B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2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382AA9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C949B2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1D0343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12F3C3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6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301E5230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</w:tr>
      <w:tr w:rsidR="00955FE2" w14:paraId="151BED62" w14:textId="77777777" w:rsidTr="00927FE1">
        <w:tc>
          <w:tcPr>
            <w:tcW w:w="77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2F0F6D" w14:textId="77777777" w:rsidR="00955FE2" w:rsidRDefault="00955FE2">
            <w:pPr>
              <w:ind w:left="-354" w:firstLine="70"/>
              <w:jc w:val="center"/>
              <w:rPr>
                <w:b/>
                <w:i/>
                <w:sz w:val="28"/>
              </w:rPr>
            </w:pPr>
          </w:p>
        </w:tc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6F97B9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1C66DA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A2A073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F21ACB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2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FAAE5F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003713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4D8F19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777897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6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375A0FC6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</w:tr>
      <w:tr w:rsidR="00955FE2" w14:paraId="597D4301" w14:textId="77777777" w:rsidTr="00927FE1">
        <w:tc>
          <w:tcPr>
            <w:tcW w:w="77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6E82E5" w14:textId="77777777" w:rsidR="00955FE2" w:rsidRDefault="00955FE2">
            <w:pPr>
              <w:ind w:left="-354" w:firstLine="70"/>
              <w:jc w:val="center"/>
              <w:rPr>
                <w:b/>
                <w:i/>
                <w:sz w:val="28"/>
              </w:rPr>
            </w:pPr>
          </w:p>
        </w:tc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A0712C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2260B3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E4AA51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669F7E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2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019C36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D28BC7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4901B2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D2F08A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6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2562C71C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</w:tr>
      <w:tr w:rsidR="00955FE2" w14:paraId="40E93047" w14:textId="77777777" w:rsidTr="00927FE1">
        <w:tc>
          <w:tcPr>
            <w:tcW w:w="77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80624B" w14:textId="77777777" w:rsidR="00955FE2" w:rsidRDefault="00955FE2">
            <w:pPr>
              <w:ind w:left="-354" w:firstLine="70"/>
              <w:jc w:val="center"/>
              <w:rPr>
                <w:b/>
                <w:i/>
                <w:sz w:val="28"/>
              </w:rPr>
            </w:pPr>
          </w:p>
        </w:tc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47A46D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7BA085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C9EDA0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ADEEC4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2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AD8E4C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38E330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70595E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213614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6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5246951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</w:tr>
      <w:tr w:rsidR="00955FE2" w14:paraId="3A418D4A" w14:textId="77777777" w:rsidTr="00927FE1">
        <w:tc>
          <w:tcPr>
            <w:tcW w:w="77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EDE431" w14:textId="77777777" w:rsidR="00955FE2" w:rsidRDefault="00955FE2">
            <w:pPr>
              <w:ind w:left="-354" w:firstLine="70"/>
              <w:jc w:val="center"/>
              <w:rPr>
                <w:b/>
                <w:i/>
                <w:sz w:val="28"/>
              </w:rPr>
            </w:pPr>
          </w:p>
        </w:tc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5801D1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4A9CD9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6FF638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457D77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2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EAFDC5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16499A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128D62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C6CCEE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6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EB0A89E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</w:tr>
      <w:tr w:rsidR="00955FE2" w14:paraId="3FE861B7" w14:textId="77777777" w:rsidTr="00927FE1">
        <w:tc>
          <w:tcPr>
            <w:tcW w:w="77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D62C31" w14:textId="77777777" w:rsidR="00955FE2" w:rsidRDefault="00955FE2">
            <w:pPr>
              <w:ind w:left="-354" w:firstLine="70"/>
              <w:jc w:val="center"/>
              <w:rPr>
                <w:b/>
                <w:i/>
                <w:sz w:val="28"/>
              </w:rPr>
            </w:pPr>
          </w:p>
        </w:tc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6A4B9C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E38A98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48CAC7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97FACD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2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7D6164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0E07C8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4D3DF3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4E7942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6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38E949E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</w:tr>
      <w:tr w:rsidR="00955FE2" w14:paraId="0E33255C" w14:textId="77777777" w:rsidTr="00927FE1">
        <w:tc>
          <w:tcPr>
            <w:tcW w:w="77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F98E1C" w14:textId="77777777" w:rsidR="00955FE2" w:rsidRDefault="00955FE2">
            <w:pPr>
              <w:ind w:left="-354" w:firstLine="70"/>
              <w:jc w:val="center"/>
              <w:rPr>
                <w:b/>
                <w:i/>
                <w:sz w:val="28"/>
              </w:rPr>
            </w:pPr>
          </w:p>
        </w:tc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CD9FD7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79C283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27F966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97A7C8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2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0C6272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29917F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BF8610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86CDE2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6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D95282D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</w:tr>
      <w:tr w:rsidR="00955FE2" w14:paraId="2F57352E" w14:textId="77777777" w:rsidTr="00927FE1">
        <w:tc>
          <w:tcPr>
            <w:tcW w:w="77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2CFA2F" w14:textId="77777777" w:rsidR="00955FE2" w:rsidRDefault="00955FE2">
            <w:pPr>
              <w:ind w:left="-354" w:firstLine="70"/>
              <w:jc w:val="center"/>
              <w:rPr>
                <w:b/>
                <w:i/>
                <w:sz w:val="28"/>
              </w:rPr>
            </w:pPr>
          </w:p>
        </w:tc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86CD04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73FA87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5EF259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8409FD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2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7FF797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4A3D09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1472AA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7FA8EA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6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34800BF3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</w:tr>
      <w:tr w:rsidR="00955FE2" w14:paraId="18E0A586" w14:textId="77777777" w:rsidTr="00927FE1">
        <w:tc>
          <w:tcPr>
            <w:tcW w:w="77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9FFFA0" w14:textId="77777777" w:rsidR="00955FE2" w:rsidRDefault="00955FE2">
            <w:pPr>
              <w:ind w:left="-354" w:firstLine="70"/>
              <w:jc w:val="center"/>
              <w:rPr>
                <w:b/>
                <w:i/>
                <w:sz w:val="28"/>
              </w:rPr>
            </w:pPr>
          </w:p>
        </w:tc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1E75C3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98B579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76B1B5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8C42EB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2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F02D3A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03ED94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BE02A3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77DFB7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6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2CE214E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</w:tr>
      <w:tr w:rsidR="00955FE2" w14:paraId="053F2F88" w14:textId="77777777" w:rsidTr="00927FE1">
        <w:tc>
          <w:tcPr>
            <w:tcW w:w="77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3AC6A4" w14:textId="77777777" w:rsidR="00955FE2" w:rsidRDefault="00955FE2">
            <w:pPr>
              <w:ind w:left="-354" w:firstLine="70"/>
              <w:jc w:val="center"/>
              <w:rPr>
                <w:b/>
                <w:i/>
                <w:sz w:val="28"/>
              </w:rPr>
            </w:pPr>
          </w:p>
        </w:tc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E36DEC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FCE9BF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A03D9E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68D2B3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2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682A6A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301B6C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98BBD4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6A7355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6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3D74A03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</w:tr>
      <w:tr w:rsidR="00955FE2" w14:paraId="5B97B007" w14:textId="77777777" w:rsidTr="00927FE1">
        <w:tc>
          <w:tcPr>
            <w:tcW w:w="77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0F3119" w14:textId="77777777" w:rsidR="00955FE2" w:rsidRDefault="00955FE2">
            <w:pPr>
              <w:ind w:left="-354" w:firstLine="70"/>
              <w:jc w:val="center"/>
              <w:rPr>
                <w:b/>
                <w:i/>
                <w:sz w:val="28"/>
              </w:rPr>
            </w:pPr>
          </w:p>
        </w:tc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DB6ADE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9F97DF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921BF5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474698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2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6BFEB9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17E051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05467C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6DF2B1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6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36043CA7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</w:tr>
      <w:tr w:rsidR="00955FE2" w14:paraId="37D08421" w14:textId="77777777" w:rsidTr="00927FE1">
        <w:tc>
          <w:tcPr>
            <w:tcW w:w="77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48E2D1" w14:textId="77777777" w:rsidR="00955FE2" w:rsidRDefault="00955FE2">
            <w:pPr>
              <w:ind w:left="-354" w:firstLine="70"/>
              <w:jc w:val="center"/>
              <w:rPr>
                <w:b/>
                <w:i/>
                <w:sz w:val="28"/>
              </w:rPr>
            </w:pPr>
          </w:p>
        </w:tc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3269CE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11E3AC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57FD2D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9869F6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2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25D3B4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376D9C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74A0E5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4D61A0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6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DA6EC9F" w14:textId="77777777" w:rsidR="00955FE2" w:rsidRDefault="00955FE2">
            <w:pPr>
              <w:jc w:val="center"/>
              <w:rPr>
                <w:b/>
                <w:i/>
                <w:sz w:val="28"/>
              </w:rPr>
            </w:pPr>
          </w:p>
        </w:tc>
      </w:tr>
      <w:tr w:rsidR="006C5E57" w14:paraId="37E473AE" w14:textId="77777777" w:rsidTr="00927FE1">
        <w:tc>
          <w:tcPr>
            <w:tcW w:w="77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69B3D6" w14:textId="77777777" w:rsidR="006C5E57" w:rsidRDefault="006C5E57" w:rsidP="006C5E57">
            <w:pPr>
              <w:ind w:left="-354" w:firstLine="70"/>
              <w:jc w:val="center"/>
              <w:rPr>
                <w:b/>
                <w:i/>
                <w:sz w:val="28"/>
              </w:rPr>
            </w:pPr>
          </w:p>
        </w:tc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250E61" w14:textId="77777777" w:rsidR="006C5E57" w:rsidRDefault="006C5E57" w:rsidP="006C5E57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A57FD2" w14:textId="77777777" w:rsidR="006C5E57" w:rsidRDefault="006C5E57" w:rsidP="006C5E57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257A4D" w14:textId="77777777" w:rsidR="006C5E57" w:rsidRDefault="006C5E57" w:rsidP="006C5E57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D19BBE" w14:textId="77777777" w:rsidR="006C5E57" w:rsidRDefault="006C5E57" w:rsidP="006C5E57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2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506B3E" w14:textId="77777777" w:rsidR="006C5E57" w:rsidRDefault="006C5E57" w:rsidP="006C5E57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2EEB3D" w14:textId="77777777" w:rsidR="006C5E57" w:rsidRDefault="006C5E57" w:rsidP="006C5E57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034219" w14:textId="77777777" w:rsidR="006C5E57" w:rsidRDefault="006C5E57" w:rsidP="006C5E57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0BA91B" w14:textId="77777777" w:rsidR="006C5E57" w:rsidRDefault="006C5E57" w:rsidP="006C5E57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6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14631334" w14:textId="77777777" w:rsidR="006C5E57" w:rsidRDefault="006C5E57" w:rsidP="006C5E57">
            <w:pPr>
              <w:jc w:val="center"/>
              <w:rPr>
                <w:b/>
                <w:i/>
                <w:sz w:val="28"/>
              </w:rPr>
            </w:pPr>
          </w:p>
        </w:tc>
      </w:tr>
      <w:tr w:rsidR="006C5E57" w14:paraId="19A1021B" w14:textId="77777777" w:rsidTr="00927FE1">
        <w:tc>
          <w:tcPr>
            <w:tcW w:w="77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F83936" w14:textId="77777777" w:rsidR="006C5E57" w:rsidRDefault="006C5E57" w:rsidP="006C5E57">
            <w:pPr>
              <w:ind w:left="-354" w:firstLine="70"/>
              <w:jc w:val="center"/>
              <w:rPr>
                <w:b/>
                <w:i/>
                <w:sz w:val="28"/>
              </w:rPr>
            </w:pPr>
          </w:p>
        </w:tc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B78BA3" w14:textId="77777777" w:rsidR="006C5E57" w:rsidRDefault="006C5E57" w:rsidP="006C5E57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74967B" w14:textId="77777777" w:rsidR="006C5E57" w:rsidRDefault="006C5E57" w:rsidP="006C5E57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BDA1E0" w14:textId="77777777" w:rsidR="006C5E57" w:rsidRDefault="006C5E57" w:rsidP="006C5E57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F7D79F" w14:textId="77777777" w:rsidR="006C5E57" w:rsidRDefault="006C5E57" w:rsidP="006C5E57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2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17A443" w14:textId="77777777" w:rsidR="006C5E57" w:rsidRDefault="006C5E57" w:rsidP="006C5E57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0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056C57" w14:textId="77777777" w:rsidR="006C5E57" w:rsidRDefault="006C5E57" w:rsidP="006C5E57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1A22D0" w14:textId="77777777" w:rsidR="006C5E57" w:rsidRDefault="006C5E57" w:rsidP="006C5E57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B68443" w14:textId="77777777" w:rsidR="006C5E57" w:rsidRDefault="006C5E57" w:rsidP="006C5E57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6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24FD0477" w14:textId="77777777" w:rsidR="006C5E57" w:rsidRDefault="006C5E57" w:rsidP="006C5E57">
            <w:pPr>
              <w:jc w:val="center"/>
              <w:rPr>
                <w:b/>
                <w:i/>
                <w:sz w:val="28"/>
              </w:rPr>
            </w:pPr>
          </w:p>
        </w:tc>
      </w:tr>
    </w:tbl>
    <w:p w14:paraId="5236B71F" w14:textId="77777777" w:rsidR="00955FE2" w:rsidRDefault="00955FE2">
      <w:pPr>
        <w:pStyle w:val="21"/>
        <w:rPr>
          <w:sz w:val="28"/>
        </w:rPr>
      </w:pPr>
    </w:p>
    <w:sectPr w:rsidR="00955FE2">
      <w:headerReference w:type="even" r:id="rId18"/>
      <w:headerReference w:type="default" r:id="rId19"/>
      <w:footerReference w:type="even" r:id="rId20"/>
      <w:footerReference w:type="default" r:id="rId21"/>
      <w:type w:val="continuous"/>
      <w:pgSz w:w="11907" w:h="16840" w:code="9"/>
      <w:pgMar w:top="993" w:right="425" w:bottom="2410" w:left="397" w:header="0" w:footer="0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2D0AA" w14:textId="77777777" w:rsidR="00424590" w:rsidRDefault="00424590">
      <w:r>
        <w:separator/>
      </w:r>
    </w:p>
  </w:endnote>
  <w:endnote w:type="continuationSeparator" w:id="0">
    <w:p w14:paraId="689ACE91" w14:textId="77777777" w:rsidR="00424590" w:rsidRDefault="00424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386F7" w14:textId="77777777" w:rsidR="00955FE2" w:rsidRDefault="00F4481C">
    <w:pPr>
      <w:pStyle w:val="Sidfot"/>
      <w:framePr w:wrap="around" w:vAnchor="text" w:hAnchor="margin" w:xAlign="right" w:y="1"/>
      <w:rPr>
        <w:rStyle w:val="Sidnummer"/>
      </w:rPr>
    </w:pPr>
    <w:r>
      <w:rPr>
        <w:rStyle w:val="Sidnummer"/>
      </w:rPr>
      <w:fldChar w:fldCharType="begin"/>
    </w:r>
    <w:r>
      <w:rPr>
        <w:rStyle w:val="Sidnummer"/>
      </w:rPr>
      <w:instrText xml:space="preserve">PAGE  </w:instrText>
    </w:r>
    <w:r>
      <w:rPr>
        <w:rStyle w:val="Sidnummer"/>
      </w:rPr>
      <w:fldChar w:fldCharType="separate"/>
    </w:r>
    <w:r>
      <w:rPr>
        <w:rStyle w:val="Sidnummer"/>
        <w:noProof/>
      </w:rPr>
      <w:t>32</w:t>
    </w:r>
    <w:r>
      <w:rPr>
        <w:rStyle w:val="Sidnummer"/>
      </w:rPr>
      <w:fldChar w:fldCharType="end"/>
    </w:r>
  </w:p>
  <w:p w14:paraId="108D9D2E" w14:textId="77777777" w:rsidR="00955FE2" w:rsidRDefault="00955FE2">
    <w:pPr>
      <w:pStyle w:val="Sidfo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320D1" w14:textId="05875CE0" w:rsidR="00955FE2" w:rsidRDefault="00F4481C">
    <w:pPr>
      <w:pStyle w:val="Sidfot"/>
      <w:ind w:left="4153" w:right="357"/>
      <w:jc w:val="center"/>
      <w:rPr>
        <w:rFonts w:ascii="Arial" w:hAnsi="Arial"/>
        <w:b/>
        <w:sz w:val="28"/>
      </w:rPr>
    </w:pPr>
    <w:r w:rsidRPr="00995F8F">
      <w:rPr>
        <w:sz w:val="32"/>
        <w:szCs w:val="32"/>
      </w:rPr>
      <w:t>ГЛЮИ.46</w:t>
    </w:r>
    <w:r w:rsidR="003955D5" w:rsidRPr="00995F8F">
      <w:rPr>
        <w:sz w:val="32"/>
        <w:szCs w:val="32"/>
      </w:rPr>
      <w:t>6961</w:t>
    </w:r>
    <w:r w:rsidRPr="00995F8F">
      <w:rPr>
        <w:sz w:val="32"/>
        <w:szCs w:val="32"/>
      </w:rPr>
      <w:t>.001 ПЗ</w:t>
    </w:r>
  </w:p>
  <w:p w14:paraId="265EA51B" w14:textId="12AB1B30" w:rsidR="00955FE2" w:rsidRDefault="00F4481C">
    <w:pPr>
      <w:pStyle w:val="Sidfot"/>
      <w:ind w:left="10620" w:right="113"/>
      <w:jc w:val="center"/>
      <w:rPr>
        <w:rFonts w:ascii="Arial" w:hAnsi="Arial"/>
        <w:sz w:val="22"/>
      </w:rPr>
    </w:pPr>
    <w:r>
      <w:rPr>
        <w:rStyle w:val="Sidnummer"/>
      </w:rPr>
      <w:fldChar w:fldCharType="begin"/>
    </w:r>
    <w:r>
      <w:rPr>
        <w:rStyle w:val="Sidnummer"/>
      </w:rPr>
      <w:instrText xml:space="preserve"> PAGE </w:instrText>
    </w:r>
    <w:r>
      <w:rPr>
        <w:rStyle w:val="Sidnummer"/>
      </w:rPr>
      <w:fldChar w:fldCharType="separate"/>
    </w:r>
    <w:r w:rsidR="007054CD">
      <w:rPr>
        <w:rStyle w:val="Sidnummer"/>
        <w:noProof/>
      </w:rPr>
      <w:t>10</w:t>
    </w:r>
    <w:r>
      <w:rPr>
        <w:rStyle w:val="Sidnummer"/>
      </w:rPr>
      <w:fldChar w:fldCharType="end"/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51424" behindDoc="0" locked="0" layoutInCell="0" allowOverlap="1" wp14:anchorId="60077079" wp14:editId="32196100">
              <wp:simplePos x="0" y="0"/>
              <wp:positionH relativeFrom="column">
                <wp:posOffset>-143510</wp:posOffset>
              </wp:positionH>
              <wp:positionV relativeFrom="paragraph">
                <wp:posOffset>-4452620</wp:posOffset>
              </wp:positionV>
              <wp:extent cx="669925" cy="137160"/>
              <wp:effectExtent l="0" t="0" r="0" b="0"/>
              <wp:wrapNone/>
              <wp:docPr id="816632221" name="Rectangle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6200000">
                        <a:off x="0" y="0"/>
                        <a:ext cx="669925" cy="137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162F5" w14:textId="77777777" w:rsidR="00955FE2" w:rsidRDefault="00F4481C">
                          <w:r>
                            <w:rPr>
                              <w:rFonts w:ascii="Arial" w:hAnsi="Arial"/>
                              <w:color w:val="000000"/>
                              <w:sz w:val="16"/>
                              <w:lang w:val="en-US"/>
                            </w:rPr>
                            <w:t>Подп.  и дата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077079" id="Rectangle 197" o:spid="_x0000_s1026" style="position:absolute;left:0;text-align:left;margin-left:-11.3pt;margin-top:-350.6pt;width:52.75pt;height:10.8pt;rotation:-90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" o:allowincell="f" filled="f" stroked="f">
              <v:textbox style="layout-flow:vertical;mso-layout-flow-alt:bottom-to-top" inset="0,0,0,0">
                <w:txbxContent>
                  <w:p w14:paraId="1E3162F5" w14:textId="77777777" w:rsidR="00955FE2" w:rsidRDefault="00F4481C">
                    <w:proofErr w:type="spellStart"/>
                    <w:r>
                      <w:rPr>
                        <w:rFonts w:ascii="Arial" w:hAnsi="Arial"/>
                        <w:color w:val="000000"/>
                        <w:sz w:val="16"/>
                        <w:lang w:val="en-US"/>
                      </w:rPr>
                      <w:t>Подп</w:t>
                    </w:r>
                    <w:proofErr w:type="spellEnd"/>
                    <w:r>
                      <w:rPr>
                        <w:rFonts w:ascii="Arial" w:hAnsi="Arial"/>
                        <w:color w:val="000000"/>
                        <w:sz w:val="16"/>
                        <w:lang w:val="en-US"/>
                      </w:rPr>
                      <w:t xml:space="preserve">.  и </w:t>
                    </w:r>
                    <w:proofErr w:type="spellStart"/>
                    <w:r>
                      <w:rPr>
                        <w:rFonts w:ascii="Arial" w:hAnsi="Arial"/>
                        <w:color w:val="000000"/>
                        <w:sz w:val="16"/>
                        <w:lang w:val="en-US"/>
                      </w:rPr>
                      <w:t>дата</w:t>
                    </w:r>
                    <w:proofErr w:type="spellEnd"/>
                  </w:p>
                </w:txbxContent>
              </v:textbox>
            </v:rect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43232" behindDoc="0" locked="0" layoutInCell="0" allowOverlap="1" wp14:anchorId="1872C281" wp14:editId="7E84B01B">
              <wp:simplePos x="0" y="0"/>
              <wp:positionH relativeFrom="column">
                <wp:posOffset>-143510</wp:posOffset>
              </wp:positionH>
              <wp:positionV relativeFrom="paragraph">
                <wp:posOffset>-343535</wp:posOffset>
              </wp:positionV>
              <wp:extent cx="669925" cy="137160"/>
              <wp:effectExtent l="0" t="0" r="0" b="0"/>
              <wp:wrapNone/>
              <wp:docPr id="700069978" name="Rectangle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6200000">
                        <a:off x="0" y="0"/>
                        <a:ext cx="669925" cy="137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BB567F" w14:textId="77777777" w:rsidR="00955FE2" w:rsidRDefault="00F4481C">
                          <w:r>
                            <w:rPr>
                              <w:rFonts w:ascii="Arial" w:hAnsi="Arial"/>
                              <w:color w:val="000000"/>
                              <w:sz w:val="16"/>
                              <w:lang w:val="en-US"/>
                            </w:rPr>
                            <w:t>Инв. № подп.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72C281" id="Rectangle 189" o:spid="_x0000_s1027" style="position:absolute;left:0;text-align:left;margin-left:-11.3pt;margin-top:-27.05pt;width:52.75pt;height:10.8pt;rotation:-90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" o:allowincell="f" filled="f" stroked="f">
              <v:textbox style="layout-flow:vertical;mso-layout-flow-alt:bottom-to-top" inset="0,0,0,0">
                <w:txbxContent>
                  <w:p w14:paraId="6EBB567F" w14:textId="77777777" w:rsidR="00955FE2" w:rsidRDefault="00F4481C">
                    <w:proofErr w:type="spellStart"/>
                    <w:r>
                      <w:rPr>
                        <w:rFonts w:ascii="Arial" w:hAnsi="Arial"/>
                        <w:color w:val="000000"/>
                        <w:sz w:val="16"/>
                        <w:lang w:val="en-US"/>
                      </w:rPr>
                      <w:t>Инв</w:t>
                    </w:r>
                    <w:proofErr w:type="spellEnd"/>
                    <w:r>
                      <w:rPr>
                        <w:rFonts w:ascii="Arial" w:hAnsi="Arial"/>
                        <w:color w:val="000000"/>
                        <w:sz w:val="16"/>
                        <w:lang w:val="en-US"/>
                      </w:rPr>
                      <w:t xml:space="preserve">. № </w:t>
                    </w:r>
                    <w:proofErr w:type="spellStart"/>
                    <w:r>
                      <w:rPr>
                        <w:rFonts w:ascii="Arial" w:hAnsi="Arial"/>
                        <w:color w:val="000000"/>
                        <w:sz w:val="16"/>
                        <w:lang w:val="en-US"/>
                      </w:rPr>
                      <w:t>подп</w:t>
                    </w:r>
                    <w:proofErr w:type="spellEnd"/>
                    <w:r>
                      <w:rPr>
                        <w:rFonts w:ascii="Arial" w:hAnsi="Arial"/>
                        <w:color w:val="000000"/>
                        <w:sz w:val="16"/>
                        <w:lang w:val="en-US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50400" behindDoc="0" locked="0" layoutInCell="0" allowOverlap="1" wp14:anchorId="059C7B99" wp14:editId="05D99AF6">
              <wp:simplePos x="0" y="0"/>
              <wp:positionH relativeFrom="column">
                <wp:posOffset>32385</wp:posOffset>
              </wp:positionH>
              <wp:positionV relativeFrom="paragraph">
                <wp:posOffset>-4743450</wp:posOffset>
              </wp:positionV>
              <wp:extent cx="309880" cy="751205"/>
              <wp:effectExtent l="0" t="0" r="0" b="0"/>
              <wp:wrapNone/>
              <wp:docPr id="1640682286" name="Rectangle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9880" cy="751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A33F48" id="Rectangle 196" o:spid="_x0000_s1026" style="position:absolute;margin-left:2.55pt;margin-top:-373.5pt;width:24.4pt;height:59.1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" o:allowincell="f" filled="f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49376" behindDoc="0" locked="0" layoutInCell="0" allowOverlap="1" wp14:anchorId="5F3E60EA" wp14:editId="2F336479">
              <wp:simplePos x="0" y="0"/>
              <wp:positionH relativeFrom="column">
                <wp:posOffset>-146050</wp:posOffset>
              </wp:positionH>
              <wp:positionV relativeFrom="paragraph">
                <wp:posOffset>-3408680</wp:posOffset>
              </wp:positionV>
              <wp:extent cx="675005" cy="137160"/>
              <wp:effectExtent l="0" t="0" r="0" b="0"/>
              <wp:wrapNone/>
              <wp:docPr id="561252844" name="Rectangle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6200000">
                        <a:off x="0" y="0"/>
                        <a:ext cx="675005" cy="137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A6B1BD" w14:textId="77777777" w:rsidR="00955FE2" w:rsidRDefault="00F4481C">
                          <w:r>
                            <w:rPr>
                              <w:rFonts w:ascii="Arial" w:hAnsi="Arial"/>
                              <w:color w:val="000000"/>
                              <w:sz w:val="16"/>
                              <w:lang w:val="en-US"/>
                            </w:rPr>
                            <w:t>Инв. № дубл.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3E60EA" id="Rectangle 195" o:spid="_x0000_s1028" style="position:absolute;left:0;text-align:left;margin-left:-11.5pt;margin-top:-268.4pt;width:53.15pt;height:10.8pt;rotation:-90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" o:allowincell="f" filled="f" stroked="f">
              <v:textbox style="layout-flow:vertical;mso-layout-flow-alt:bottom-to-top" inset="0,0,0,0">
                <w:txbxContent>
                  <w:p w14:paraId="1AA6B1BD" w14:textId="77777777" w:rsidR="00955FE2" w:rsidRDefault="00F4481C">
                    <w:proofErr w:type="spellStart"/>
                    <w:r>
                      <w:rPr>
                        <w:rFonts w:ascii="Arial" w:hAnsi="Arial"/>
                        <w:color w:val="000000"/>
                        <w:sz w:val="16"/>
                        <w:lang w:val="en-US"/>
                      </w:rPr>
                      <w:t>Инв</w:t>
                    </w:r>
                    <w:proofErr w:type="spellEnd"/>
                    <w:r>
                      <w:rPr>
                        <w:rFonts w:ascii="Arial" w:hAnsi="Arial"/>
                        <w:color w:val="000000"/>
                        <w:sz w:val="16"/>
                        <w:lang w:val="en-US"/>
                      </w:rPr>
                      <w:t xml:space="preserve">. № </w:t>
                    </w:r>
                    <w:proofErr w:type="spellStart"/>
                    <w:r>
                      <w:rPr>
                        <w:rFonts w:ascii="Arial" w:hAnsi="Arial"/>
                        <w:color w:val="000000"/>
                        <w:sz w:val="16"/>
                        <w:lang w:val="en-US"/>
                      </w:rPr>
                      <w:t>дубл</w:t>
                    </w:r>
                    <w:proofErr w:type="spellEnd"/>
                    <w:r>
                      <w:rPr>
                        <w:rFonts w:ascii="Arial" w:hAnsi="Arial"/>
                        <w:color w:val="000000"/>
                        <w:sz w:val="16"/>
                        <w:lang w:val="en-US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48352" behindDoc="0" locked="0" layoutInCell="0" allowOverlap="1" wp14:anchorId="7718E405" wp14:editId="488B0976">
              <wp:simplePos x="0" y="0"/>
              <wp:positionH relativeFrom="column">
                <wp:posOffset>32385</wp:posOffset>
              </wp:positionH>
              <wp:positionV relativeFrom="paragraph">
                <wp:posOffset>-3697605</wp:posOffset>
              </wp:positionV>
              <wp:extent cx="309880" cy="746760"/>
              <wp:effectExtent l="0" t="0" r="0" b="0"/>
              <wp:wrapNone/>
              <wp:docPr id="1567851410" name="Rectangle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9880" cy="746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AFBB04" id="Rectangle 194" o:spid="_x0000_s1026" style="position:absolute;margin-left:2.55pt;margin-top:-291.15pt;width:24.4pt;height:58.8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" o:allowincell="f" filled="f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47328" behindDoc="0" locked="0" layoutInCell="0" allowOverlap="1" wp14:anchorId="10F08D0E" wp14:editId="21C42FDD">
              <wp:simplePos x="0" y="0"/>
              <wp:positionH relativeFrom="column">
                <wp:posOffset>-151130</wp:posOffset>
              </wp:positionH>
              <wp:positionV relativeFrom="paragraph">
                <wp:posOffset>-2473960</wp:posOffset>
              </wp:positionV>
              <wp:extent cx="685165" cy="137160"/>
              <wp:effectExtent l="0" t="0" r="0" b="0"/>
              <wp:wrapNone/>
              <wp:docPr id="1193652041" name="Rectangle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6200000">
                        <a:off x="0" y="0"/>
                        <a:ext cx="685165" cy="137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FAA416" w14:textId="77777777" w:rsidR="00955FE2" w:rsidRDefault="00F4481C">
                          <w:r>
                            <w:rPr>
                              <w:rFonts w:ascii="Arial" w:hAnsi="Arial"/>
                              <w:color w:val="000000"/>
                              <w:sz w:val="16"/>
                              <w:lang w:val="en-US"/>
                            </w:rPr>
                            <w:t>Взам. Инв. №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F08D0E" id="Rectangle 193" o:spid="_x0000_s1029" style="position:absolute;left:0;text-align:left;margin-left:-11.9pt;margin-top:-194.8pt;width:53.95pt;height:10.8pt;rotation:-90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" o:allowincell="f" filled="f" stroked="f">
              <v:textbox style="layout-flow:vertical;mso-layout-flow-alt:bottom-to-top" inset="0,0,0,0">
                <w:txbxContent>
                  <w:p w14:paraId="3CFAA416" w14:textId="77777777" w:rsidR="00955FE2" w:rsidRDefault="00F4481C">
                    <w:proofErr w:type="spellStart"/>
                    <w:r>
                      <w:rPr>
                        <w:rFonts w:ascii="Arial" w:hAnsi="Arial"/>
                        <w:color w:val="000000"/>
                        <w:sz w:val="16"/>
                        <w:lang w:val="en-US"/>
                      </w:rPr>
                      <w:t>Взам</w:t>
                    </w:r>
                    <w:proofErr w:type="spellEnd"/>
                    <w:r>
                      <w:rPr>
                        <w:rFonts w:ascii="Arial" w:hAnsi="Arial"/>
                        <w:color w:val="000000"/>
                        <w:sz w:val="16"/>
                        <w:lang w:val="en-US"/>
                      </w:rPr>
                      <w:t xml:space="preserve">. </w:t>
                    </w:r>
                    <w:proofErr w:type="spellStart"/>
                    <w:r>
                      <w:rPr>
                        <w:rFonts w:ascii="Arial" w:hAnsi="Arial"/>
                        <w:color w:val="000000"/>
                        <w:sz w:val="16"/>
                        <w:lang w:val="en-US"/>
                      </w:rPr>
                      <w:t>Инв</w:t>
                    </w:r>
                    <w:proofErr w:type="spellEnd"/>
                    <w:r>
                      <w:rPr>
                        <w:rFonts w:ascii="Arial" w:hAnsi="Arial"/>
                        <w:color w:val="000000"/>
                        <w:sz w:val="16"/>
                        <w:lang w:val="en-US"/>
                      </w:rPr>
                      <w:t>. №</w:t>
                    </w:r>
                  </w:p>
                </w:txbxContent>
              </v:textbox>
            </v:rect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46304" behindDoc="0" locked="0" layoutInCell="0" allowOverlap="1" wp14:anchorId="776001AA" wp14:editId="05B27E5F">
              <wp:simplePos x="0" y="0"/>
              <wp:positionH relativeFrom="column">
                <wp:posOffset>32385</wp:posOffset>
              </wp:positionH>
              <wp:positionV relativeFrom="paragraph">
                <wp:posOffset>-2752725</wp:posOffset>
              </wp:positionV>
              <wp:extent cx="309880" cy="746760"/>
              <wp:effectExtent l="0" t="0" r="0" b="0"/>
              <wp:wrapNone/>
              <wp:docPr id="629285358" name="Rectangle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9880" cy="746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E647D7" id="Rectangle 192" o:spid="_x0000_s1026" style="position:absolute;margin-left:2.55pt;margin-top:-216.75pt;width:24.4pt;height:58.8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" o:allowincell="f" filled="f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45280" behindDoc="0" locked="0" layoutInCell="0" allowOverlap="1" wp14:anchorId="392CBDB6" wp14:editId="757E4082">
              <wp:simplePos x="0" y="0"/>
              <wp:positionH relativeFrom="column">
                <wp:posOffset>-153670</wp:posOffset>
              </wp:positionH>
              <wp:positionV relativeFrom="paragraph">
                <wp:posOffset>-1369695</wp:posOffset>
              </wp:positionV>
              <wp:extent cx="669925" cy="137160"/>
              <wp:effectExtent l="0" t="0" r="0" b="0"/>
              <wp:wrapNone/>
              <wp:docPr id="675279645" name="Rectangle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6200000">
                        <a:off x="0" y="0"/>
                        <a:ext cx="669925" cy="137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E304F5" w14:textId="77777777" w:rsidR="00955FE2" w:rsidRDefault="00F4481C">
                          <w:r>
                            <w:rPr>
                              <w:rFonts w:ascii="Arial" w:hAnsi="Arial"/>
                              <w:color w:val="000000"/>
                              <w:sz w:val="16"/>
                              <w:lang w:val="en-US"/>
                            </w:rPr>
                            <w:t>Подп.  и дата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92CBDB6" id="Rectangle 191" o:spid="_x0000_s1030" style="position:absolute;left:0;text-align:left;margin-left:-12.1pt;margin-top:-107.85pt;width:52.75pt;height:10.8pt;rotation:-90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" o:allowincell="f" filled="f" stroked="f">
              <v:textbox style="layout-flow:vertical;mso-layout-flow-alt:bottom-to-top" inset="0,0,0,0">
                <w:txbxContent>
                  <w:p w14:paraId="20E304F5" w14:textId="77777777" w:rsidR="00955FE2" w:rsidRDefault="00F4481C">
                    <w:proofErr w:type="spellStart"/>
                    <w:r>
                      <w:rPr>
                        <w:rFonts w:ascii="Arial" w:hAnsi="Arial"/>
                        <w:color w:val="000000"/>
                        <w:sz w:val="16"/>
                        <w:lang w:val="en-US"/>
                      </w:rPr>
                      <w:t>Подп</w:t>
                    </w:r>
                    <w:proofErr w:type="spellEnd"/>
                    <w:r>
                      <w:rPr>
                        <w:rFonts w:ascii="Arial" w:hAnsi="Arial"/>
                        <w:color w:val="000000"/>
                        <w:sz w:val="16"/>
                        <w:lang w:val="en-US"/>
                      </w:rPr>
                      <w:t xml:space="preserve">.  и </w:t>
                    </w:r>
                    <w:proofErr w:type="spellStart"/>
                    <w:r>
                      <w:rPr>
                        <w:rFonts w:ascii="Arial" w:hAnsi="Arial"/>
                        <w:color w:val="000000"/>
                        <w:sz w:val="16"/>
                        <w:lang w:val="en-US"/>
                      </w:rPr>
                      <w:t>дата</w:t>
                    </w:r>
                    <w:proofErr w:type="spellEnd"/>
                  </w:p>
                </w:txbxContent>
              </v:textbox>
            </v:rect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44256" behindDoc="0" locked="0" layoutInCell="0" allowOverlap="1" wp14:anchorId="0476B8C7" wp14:editId="6ADB4183">
              <wp:simplePos x="0" y="0"/>
              <wp:positionH relativeFrom="column">
                <wp:posOffset>22225</wp:posOffset>
              </wp:positionH>
              <wp:positionV relativeFrom="paragraph">
                <wp:posOffset>-1660525</wp:posOffset>
              </wp:positionV>
              <wp:extent cx="309880" cy="746125"/>
              <wp:effectExtent l="0" t="0" r="0" b="0"/>
              <wp:wrapNone/>
              <wp:docPr id="655715572" name="Rectangle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9880" cy="746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89E11CE" id="Rectangle 190" o:spid="_x0000_s1026" style="position:absolute;margin-left:1.75pt;margin-top:-130.75pt;width:24.4pt;height:58.7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" o:allowincell="f" filled="f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42208" behindDoc="0" locked="0" layoutInCell="0" allowOverlap="1" wp14:anchorId="599B4C9C" wp14:editId="2622D909">
              <wp:simplePos x="0" y="0"/>
              <wp:positionH relativeFrom="column">
                <wp:posOffset>32385</wp:posOffset>
              </wp:positionH>
              <wp:positionV relativeFrom="paragraph">
                <wp:posOffset>-635000</wp:posOffset>
              </wp:positionV>
              <wp:extent cx="309880" cy="746760"/>
              <wp:effectExtent l="0" t="0" r="0" b="0"/>
              <wp:wrapNone/>
              <wp:docPr id="1616501064" name="Rectangle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9880" cy="746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750D74" id="Rectangle 188" o:spid="_x0000_s1026" style="position:absolute;margin-left:2.55pt;margin-top:-50pt;width:24.4pt;height:58.8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" o:allowincell="f" filled="f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07392" behindDoc="0" locked="0" layoutInCell="0" allowOverlap="1" wp14:anchorId="35D6DDDB" wp14:editId="0C47975C">
              <wp:simplePos x="0" y="0"/>
              <wp:positionH relativeFrom="column">
                <wp:posOffset>7005955</wp:posOffset>
              </wp:positionH>
              <wp:positionV relativeFrom="paragraph">
                <wp:posOffset>-20320</wp:posOffset>
              </wp:positionV>
              <wp:extent cx="15240" cy="20320"/>
              <wp:effectExtent l="0" t="0" r="0" b="0"/>
              <wp:wrapNone/>
              <wp:docPr id="2056871640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727FE1" id="Rectangle 154" o:spid="_x0000_s1026" style="position:absolute;margin-left:551.65pt;margin-top:-1.6pt;width:1.2pt;height:1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06368" behindDoc="0" locked="0" layoutInCell="0" allowOverlap="1" wp14:anchorId="0F09E497" wp14:editId="5A20859D">
              <wp:simplePos x="0" y="0"/>
              <wp:positionH relativeFrom="column">
                <wp:posOffset>6645910</wp:posOffset>
              </wp:positionH>
              <wp:positionV relativeFrom="paragraph">
                <wp:posOffset>-20320</wp:posOffset>
              </wp:positionV>
              <wp:extent cx="15240" cy="20320"/>
              <wp:effectExtent l="0" t="0" r="0" b="0"/>
              <wp:wrapNone/>
              <wp:docPr id="192431080" name="Rectangl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E05649E" id="Rectangle 153" o:spid="_x0000_s1026" style="position:absolute;margin-left:523.3pt;margin-top:-1.6pt;width:1.2pt;height:1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05344" behindDoc="0" locked="0" layoutInCell="0" allowOverlap="1" wp14:anchorId="09933A05" wp14:editId="33EBBF59">
              <wp:simplePos x="0" y="0"/>
              <wp:positionH relativeFrom="column">
                <wp:posOffset>2778125</wp:posOffset>
              </wp:positionH>
              <wp:positionV relativeFrom="paragraph">
                <wp:posOffset>-20320</wp:posOffset>
              </wp:positionV>
              <wp:extent cx="15240" cy="20320"/>
              <wp:effectExtent l="0" t="0" r="0" b="0"/>
              <wp:wrapNone/>
              <wp:docPr id="70605045" name="Rectangle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93A3CB" id="Rectangle 152" o:spid="_x0000_s1026" style="position:absolute;margin-left:218.75pt;margin-top:-1.6pt;width:1.2pt;height:1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04320" behindDoc="0" locked="0" layoutInCell="0" allowOverlap="1" wp14:anchorId="70257807" wp14:editId="21424DE7">
              <wp:simplePos x="0" y="0"/>
              <wp:positionH relativeFrom="column">
                <wp:posOffset>2433320</wp:posOffset>
              </wp:positionH>
              <wp:positionV relativeFrom="paragraph">
                <wp:posOffset>-20320</wp:posOffset>
              </wp:positionV>
              <wp:extent cx="344805" cy="15240"/>
              <wp:effectExtent l="0" t="0" r="0" b="0"/>
              <wp:wrapNone/>
              <wp:docPr id="1827096317" name="Rectangle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4805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BE9F43F" id="Rectangle 151" o:spid="_x0000_s1026" style="position:absolute;margin-left:191.6pt;margin-top:-1.6pt;width:27.15pt;height:1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03296" behindDoc="0" locked="0" layoutInCell="0" allowOverlap="1" wp14:anchorId="687A96CE" wp14:editId="0B58979B">
              <wp:simplePos x="0" y="0"/>
              <wp:positionH relativeFrom="column">
                <wp:posOffset>2418080</wp:posOffset>
              </wp:positionH>
              <wp:positionV relativeFrom="paragraph">
                <wp:posOffset>-20320</wp:posOffset>
              </wp:positionV>
              <wp:extent cx="15240" cy="20320"/>
              <wp:effectExtent l="0" t="0" r="0" b="0"/>
              <wp:wrapNone/>
              <wp:docPr id="389431251" name="Rectangle 1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4E9BA33" id="Rectangle 150" o:spid="_x0000_s1026" style="position:absolute;margin-left:190.4pt;margin-top:-1.6pt;width:1.2pt;height:1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02272" behindDoc="0" locked="0" layoutInCell="0" allowOverlap="1" wp14:anchorId="41F85D30" wp14:editId="3CD2936A">
              <wp:simplePos x="0" y="0"/>
              <wp:positionH relativeFrom="column">
                <wp:posOffset>1930400</wp:posOffset>
              </wp:positionH>
              <wp:positionV relativeFrom="paragraph">
                <wp:posOffset>-20320</wp:posOffset>
              </wp:positionV>
              <wp:extent cx="487680" cy="15240"/>
              <wp:effectExtent l="0" t="0" r="0" b="0"/>
              <wp:wrapNone/>
              <wp:docPr id="514663090" name="Rectangle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7680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B3F49A" id="Rectangle 149" o:spid="_x0000_s1026" style="position:absolute;margin-left:152pt;margin-top:-1.6pt;width:38.4pt;height:1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01248" behindDoc="0" locked="0" layoutInCell="0" allowOverlap="1" wp14:anchorId="701BDA0B" wp14:editId="1D2A3625">
              <wp:simplePos x="0" y="0"/>
              <wp:positionH relativeFrom="column">
                <wp:posOffset>1915160</wp:posOffset>
              </wp:positionH>
              <wp:positionV relativeFrom="paragraph">
                <wp:posOffset>-20320</wp:posOffset>
              </wp:positionV>
              <wp:extent cx="15240" cy="20320"/>
              <wp:effectExtent l="0" t="0" r="0" b="0"/>
              <wp:wrapNone/>
              <wp:docPr id="977106517" name="Rectangle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5C8F820" id="Rectangle 148" o:spid="_x0000_s1026" style="position:absolute;margin-left:150.8pt;margin-top:-1.6pt;width:1.2pt;height:1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00224" behindDoc="0" locked="0" layoutInCell="0" allowOverlap="1" wp14:anchorId="7788CF81" wp14:editId="192AD2A9">
              <wp:simplePos x="0" y="0"/>
              <wp:positionH relativeFrom="column">
                <wp:posOffset>1138555</wp:posOffset>
              </wp:positionH>
              <wp:positionV relativeFrom="paragraph">
                <wp:posOffset>-20320</wp:posOffset>
              </wp:positionV>
              <wp:extent cx="776605" cy="15240"/>
              <wp:effectExtent l="0" t="0" r="0" b="0"/>
              <wp:wrapNone/>
              <wp:docPr id="1593304359" name="Rectangle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6605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3012DEF" id="Rectangle 147" o:spid="_x0000_s1026" style="position:absolute;margin-left:89.65pt;margin-top:-1.6pt;width:61.15pt;height:1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99200" behindDoc="0" locked="0" layoutInCell="0" allowOverlap="1" wp14:anchorId="568D7D46" wp14:editId="52487456">
              <wp:simplePos x="0" y="0"/>
              <wp:positionH relativeFrom="column">
                <wp:posOffset>1123950</wp:posOffset>
              </wp:positionH>
              <wp:positionV relativeFrom="paragraph">
                <wp:posOffset>-20320</wp:posOffset>
              </wp:positionV>
              <wp:extent cx="14605" cy="20320"/>
              <wp:effectExtent l="0" t="0" r="0" b="0"/>
              <wp:wrapNone/>
              <wp:docPr id="1455531626" name="Rectangle 1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605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9A4197" id="Rectangle 146" o:spid="_x0000_s1026" style="position:absolute;margin-left:88.5pt;margin-top:-1.6pt;width:1.15pt;height:1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98176" behindDoc="0" locked="0" layoutInCell="0" allowOverlap="1" wp14:anchorId="0D0BD88D" wp14:editId="4D2952C0">
              <wp:simplePos x="0" y="0"/>
              <wp:positionH relativeFrom="column">
                <wp:posOffset>778510</wp:posOffset>
              </wp:positionH>
              <wp:positionV relativeFrom="paragraph">
                <wp:posOffset>-20320</wp:posOffset>
              </wp:positionV>
              <wp:extent cx="345440" cy="15240"/>
              <wp:effectExtent l="0" t="0" r="0" b="0"/>
              <wp:wrapNone/>
              <wp:docPr id="386403564" name="Rectangle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5440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F850B5" id="Rectangle 145" o:spid="_x0000_s1026" style="position:absolute;margin-left:61.3pt;margin-top:-1.6pt;width:27.2pt;height:1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97152" behindDoc="0" locked="0" layoutInCell="0" allowOverlap="1" wp14:anchorId="1A7F3ED7" wp14:editId="476930A1">
              <wp:simplePos x="0" y="0"/>
              <wp:positionH relativeFrom="column">
                <wp:posOffset>763270</wp:posOffset>
              </wp:positionH>
              <wp:positionV relativeFrom="paragraph">
                <wp:posOffset>-20320</wp:posOffset>
              </wp:positionV>
              <wp:extent cx="15240" cy="20320"/>
              <wp:effectExtent l="0" t="0" r="0" b="0"/>
              <wp:wrapNone/>
              <wp:docPr id="845027966" name="Rectangle 1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6B65BA" id="Rectangle 144" o:spid="_x0000_s1026" style="position:absolute;margin-left:60.1pt;margin-top:-1.6pt;width:1.2pt;height:1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96128" behindDoc="0" locked="0" layoutInCell="0" allowOverlap="1" wp14:anchorId="1E9A78A0" wp14:editId="0A9727B7">
              <wp:simplePos x="0" y="0"/>
              <wp:positionH relativeFrom="column">
                <wp:posOffset>529590</wp:posOffset>
              </wp:positionH>
              <wp:positionV relativeFrom="paragraph">
                <wp:posOffset>-20320</wp:posOffset>
              </wp:positionV>
              <wp:extent cx="233680" cy="15240"/>
              <wp:effectExtent l="0" t="0" r="0" b="0"/>
              <wp:wrapNone/>
              <wp:docPr id="1303038593" name="Rectangle 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680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2F2CCB" id="Rectangle 143" o:spid="_x0000_s1026" style="position:absolute;margin-left:41.7pt;margin-top:-1.6pt;width:18.4pt;height:1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95104" behindDoc="0" locked="0" layoutInCell="0" allowOverlap="1" wp14:anchorId="271266A5" wp14:editId="558B8274">
              <wp:simplePos x="0" y="0"/>
              <wp:positionH relativeFrom="column">
                <wp:posOffset>514350</wp:posOffset>
              </wp:positionH>
              <wp:positionV relativeFrom="paragraph">
                <wp:posOffset>-20320</wp:posOffset>
              </wp:positionV>
              <wp:extent cx="15240" cy="20320"/>
              <wp:effectExtent l="0" t="0" r="0" b="0"/>
              <wp:wrapNone/>
              <wp:docPr id="1880449343" name="Rectangle 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33C4B5D" id="Rectangle 142" o:spid="_x0000_s1026" style="position:absolute;margin-left:40.5pt;margin-top:-1.6pt;width:1.2pt;height:1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94080" behindDoc="0" locked="0" layoutInCell="0" allowOverlap="1" wp14:anchorId="07F89D97" wp14:editId="0A90B3DF">
              <wp:simplePos x="0" y="0"/>
              <wp:positionH relativeFrom="column">
                <wp:posOffset>260985</wp:posOffset>
              </wp:positionH>
              <wp:positionV relativeFrom="paragraph">
                <wp:posOffset>-20320</wp:posOffset>
              </wp:positionV>
              <wp:extent cx="15240" cy="20320"/>
              <wp:effectExtent l="0" t="0" r="0" b="0"/>
              <wp:wrapNone/>
              <wp:docPr id="70490970" name="Rectangle 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B3E342F" id="Rectangle 141" o:spid="_x0000_s1026" style="position:absolute;margin-left:20.55pt;margin-top:-1.6pt;width:1.2pt;height:1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93056" behindDoc="0" locked="0" layoutInCell="0" allowOverlap="1" wp14:anchorId="67C24E91" wp14:editId="78D8F87F">
              <wp:simplePos x="0" y="0"/>
              <wp:positionH relativeFrom="column">
                <wp:posOffset>83185</wp:posOffset>
              </wp:positionH>
              <wp:positionV relativeFrom="paragraph">
                <wp:posOffset>-20320</wp:posOffset>
              </wp:positionV>
              <wp:extent cx="15240" cy="20320"/>
              <wp:effectExtent l="0" t="0" r="0" b="0"/>
              <wp:wrapNone/>
              <wp:docPr id="1581873589" name="Rectangle 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B12C7B" id="Rectangle 140" o:spid="_x0000_s1026" style="position:absolute;margin-left:6.55pt;margin-top:-1.6pt;width:1.2pt;height:1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86912" behindDoc="0" locked="0" layoutInCell="0" allowOverlap="1" wp14:anchorId="244D1108" wp14:editId="050E0B32">
              <wp:simplePos x="0" y="0"/>
              <wp:positionH relativeFrom="column">
                <wp:posOffset>7005955</wp:posOffset>
              </wp:positionH>
              <wp:positionV relativeFrom="paragraph">
                <wp:posOffset>-187960</wp:posOffset>
              </wp:positionV>
              <wp:extent cx="15240" cy="167640"/>
              <wp:effectExtent l="0" t="0" r="0" b="0"/>
              <wp:wrapNone/>
              <wp:docPr id="1558921113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676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9BE294F" id="Rectangle 134" o:spid="_x0000_s1026" style="position:absolute;margin-left:551.65pt;margin-top:-14.8pt;width:1.2pt;height:13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85888" behindDoc="0" locked="0" layoutInCell="0" allowOverlap="1" wp14:anchorId="3B931927" wp14:editId="09D70CBD">
              <wp:simplePos x="0" y="0"/>
              <wp:positionH relativeFrom="column">
                <wp:posOffset>6645910</wp:posOffset>
              </wp:positionH>
              <wp:positionV relativeFrom="paragraph">
                <wp:posOffset>-187960</wp:posOffset>
              </wp:positionV>
              <wp:extent cx="15240" cy="167640"/>
              <wp:effectExtent l="0" t="0" r="0" b="0"/>
              <wp:wrapNone/>
              <wp:docPr id="1426609193" name="Rectangle 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676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65D6AC6" id="Rectangle 133" o:spid="_x0000_s1026" style="position:absolute;margin-left:523.3pt;margin-top:-14.8pt;width:1.2pt;height:13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84864" behindDoc="0" locked="0" layoutInCell="0" allowOverlap="1" wp14:anchorId="1538BE51" wp14:editId="1F5B6EAD">
              <wp:simplePos x="0" y="0"/>
              <wp:positionH relativeFrom="column">
                <wp:posOffset>2778125</wp:posOffset>
              </wp:positionH>
              <wp:positionV relativeFrom="paragraph">
                <wp:posOffset>-187960</wp:posOffset>
              </wp:positionV>
              <wp:extent cx="15240" cy="167640"/>
              <wp:effectExtent l="0" t="0" r="0" b="0"/>
              <wp:wrapNone/>
              <wp:docPr id="1808654782" name="Rectangle 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676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2FBD1D" id="Rectangle 132" o:spid="_x0000_s1026" style="position:absolute;margin-left:218.75pt;margin-top:-14.8pt;width:1.2pt;height:13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83840" behindDoc="0" locked="0" layoutInCell="0" allowOverlap="1" wp14:anchorId="3CE9F867" wp14:editId="56AD1928">
              <wp:simplePos x="0" y="0"/>
              <wp:positionH relativeFrom="column">
                <wp:posOffset>2418080</wp:posOffset>
              </wp:positionH>
              <wp:positionV relativeFrom="paragraph">
                <wp:posOffset>-187960</wp:posOffset>
              </wp:positionV>
              <wp:extent cx="15240" cy="167640"/>
              <wp:effectExtent l="0" t="0" r="0" b="0"/>
              <wp:wrapNone/>
              <wp:docPr id="503312183" name="Rectangle 1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676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D2A95F" id="Rectangle 131" o:spid="_x0000_s1026" style="position:absolute;margin-left:190.4pt;margin-top:-14.8pt;width:1.2pt;height:13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82816" behindDoc="0" locked="0" layoutInCell="0" allowOverlap="1" wp14:anchorId="76EB4C20" wp14:editId="333E7749">
              <wp:simplePos x="0" y="0"/>
              <wp:positionH relativeFrom="column">
                <wp:posOffset>1915160</wp:posOffset>
              </wp:positionH>
              <wp:positionV relativeFrom="paragraph">
                <wp:posOffset>-187960</wp:posOffset>
              </wp:positionV>
              <wp:extent cx="15240" cy="167640"/>
              <wp:effectExtent l="0" t="0" r="0" b="0"/>
              <wp:wrapNone/>
              <wp:docPr id="912837851" name="Rectangle 1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676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6A9D78A" id="Rectangle 130" o:spid="_x0000_s1026" style="position:absolute;margin-left:150.8pt;margin-top:-14.8pt;width:1.2pt;height:13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81792" behindDoc="0" locked="0" layoutInCell="0" allowOverlap="1" wp14:anchorId="3BD4571E" wp14:editId="19A6E35F">
              <wp:simplePos x="0" y="0"/>
              <wp:positionH relativeFrom="column">
                <wp:posOffset>1123950</wp:posOffset>
              </wp:positionH>
              <wp:positionV relativeFrom="paragraph">
                <wp:posOffset>-187960</wp:posOffset>
              </wp:positionV>
              <wp:extent cx="14605" cy="167640"/>
              <wp:effectExtent l="0" t="0" r="0" b="0"/>
              <wp:wrapNone/>
              <wp:docPr id="433491680" name="Rectangle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605" cy="1676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379FA6" id="Rectangle 129" o:spid="_x0000_s1026" style="position:absolute;margin-left:88.5pt;margin-top:-14.8pt;width:1.15pt;height:13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80768" behindDoc="0" locked="0" layoutInCell="0" allowOverlap="1" wp14:anchorId="5C1EFE87" wp14:editId="0DD3078F">
              <wp:simplePos x="0" y="0"/>
              <wp:positionH relativeFrom="column">
                <wp:posOffset>763270</wp:posOffset>
              </wp:positionH>
              <wp:positionV relativeFrom="paragraph">
                <wp:posOffset>-187960</wp:posOffset>
              </wp:positionV>
              <wp:extent cx="15240" cy="167640"/>
              <wp:effectExtent l="0" t="0" r="0" b="0"/>
              <wp:wrapNone/>
              <wp:docPr id="2083561982" name="Rectangle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676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AD9E1AF" id="Rectangle 128" o:spid="_x0000_s1026" style="position:absolute;margin-left:60.1pt;margin-top:-14.8pt;width:1.2pt;height:13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79744" behindDoc="0" locked="0" layoutInCell="0" allowOverlap="1" wp14:anchorId="2C1758B6" wp14:editId="7767A634">
              <wp:simplePos x="0" y="0"/>
              <wp:positionH relativeFrom="column">
                <wp:posOffset>514350</wp:posOffset>
              </wp:positionH>
              <wp:positionV relativeFrom="paragraph">
                <wp:posOffset>-187960</wp:posOffset>
              </wp:positionV>
              <wp:extent cx="15240" cy="167640"/>
              <wp:effectExtent l="0" t="0" r="0" b="0"/>
              <wp:wrapNone/>
              <wp:docPr id="1560429611" name="Rectangle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676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E723A99" id="Rectangle 127" o:spid="_x0000_s1026" style="position:absolute;margin-left:40.5pt;margin-top:-14.8pt;width:1.2pt;height:13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78720" behindDoc="0" locked="0" layoutInCell="0" allowOverlap="1" wp14:anchorId="16B30587" wp14:editId="43AABDE5">
              <wp:simplePos x="0" y="0"/>
              <wp:positionH relativeFrom="column">
                <wp:posOffset>260985</wp:posOffset>
              </wp:positionH>
              <wp:positionV relativeFrom="paragraph">
                <wp:posOffset>-187960</wp:posOffset>
              </wp:positionV>
              <wp:extent cx="15240" cy="167640"/>
              <wp:effectExtent l="0" t="0" r="0" b="0"/>
              <wp:wrapNone/>
              <wp:docPr id="208769462" name="Rectangle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676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947A7B4" id="Rectangle 126" o:spid="_x0000_s1026" style="position:absolute;margin-left:20.55pt;margin-top:-14.8pt;width:1.2pt;height:13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77696" behindDoc="0" locked="0" layoutInCell="0" allowOverlap="1" wp14:anchorId="6CE7C37D" wp14:editId="5B32C7B2">
              <wp:simplePos x="0" y="0"/>
              <wp:positionH relativeFrom="column">
                <wp:posOffset>83185</wp:posOffset>
              </wp:positionH>
              <wp:positionV relativeFrom="paragraph">
                <wp:posOffset>-187960</wp:posOffset>
              </wp:positionV>
              <wp:extent cx="15240" cy="167640"/>
              <wp:effectExtent l="0" t="0" r="0" b="0"/>
              <wp:wrapNone/>
              <wp:docPr id="1242855492" name="Rectangle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676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D827D7" id="Rectangle 125" o:spid="_x0000_s1026" style="position:absolute;margin-left:6.55pt;margin-top:-14.8pt;width:1.2pt;height:13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76672" behindDoc="0" locked="0" layoutInCell="0" allowOverlap="1" wp14:anchorId="12437C23" wp14:editId="53B455CB">
              <wp:simplePos x="0" y="0"/>
              <wp:positionH relativeFrom="column">
                <wp:posOffset>7005955</wp:posOffset>
              </wp:positionH>
              <wp:positionV relativeFrom="paragraph">
                <wp:posOffset>-198120</wp:posOffset>
              </wp:positionV>
              <wp:extent cx="15240" cy="10160"/>
              <wp:effectExtent l="0" t="0" r="0" b="0"/>
              <wp:wrapNone/>
              <wp:docPr id="2072167144" name="Rectangle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016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90DEF6" id="Rectangle 124" o:spid="_x0000_s1026" style="position:absolute;margin-left:551.65pt;margin-top:-15.6pt;width:1.2pt;height: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75648" behindDoc="0" locked="0" layoutInCell="0" allowOverlap="1" wp14:anchorId="41FE0994" wp14:editId="48FCF566">
              <wp:simplePos x="0" y="0"/>
              <wp:positionH relativeFrom="column">
                <wp:posOffset>6661150</wp:posOffset>
              </wp:positionH>
              <wp:positionV relativeFrom="paragraph">
                <wp:posOffset>-198120</wp:posOffset>
              </wp:positionV>
              <wp:extent cx="344805" cy="5080"/>
              <wp:effectExtent l="0" t="0" r="0" b="0"/>
              <wp:wrapNone/>
              <wp:docPr id="206480303" name="Rectangle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4805" cy="50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770CD3" id="Rectangle 123" o:spid="_x0000_s1026" style="position:absolute;margin-left:524.5pt;margin-top:-15.6pt;width:27.15pt;height: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74624" behindDoc="0" locked="0" layoutInCell="0" allowOverlap="1" wp14:anchorId="49C25BD1" wp14:editId="4A6CA08E">
              <wp:simplePos x="0" y="0"/>
              <wp:positionH relativeFrom="column">
                <wp:posOffset>6645910</wp:posOffset>
              </wp:positionH>
              <wp:positionV relativeFrom="paragraph">
                <wp:posOffset>-198120</wp:posOffset>
              </wp:positionV>
              <wp:extent cx="15240" cy="10160"/>
              <wp:effectExtent l="0" t="0" r="0" b="0"/>
              <wp:wrapNone/>
              <wp:docPr id="1718393729" name="Rectangle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016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767403" id="Rectangle 122" o:spid="_x0000_s1026" style="position:absolute;margin-left:523.3pt;margin-top:-15.6pt;width:1.2pt;height: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73600" behindDoc="0" locked="0" layoutInCell="0" allowOverlap="1" wp14:anchorId="40492DBA" wp14:editId="20E6D20D">
              <wp:simplePos x="0" y="0"/>
              <wp:positionH relativeFrom="column">
                <wp:posOffset>2778125</wp:posOffset>
              </wp:positionH>
              <wp:positionV relativeFrom="paragraph">
                <wp:posOffset>-198120</wp:posOffset>
              </wp:positionV>
              <wp:extent cx="15240" cy="10160"/>
              <wp:effectExtent l="0" t="0" r="0" b="0"/>
              <wp:wrapNone/>
              <wp:docPr id="756053747" name="Rectangle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016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E75A8D" id="Rectangle 121" o:spid="_x0000_s1026" style="position:absolute;margin-left:218.75pt;margin-top:-15.6pt;width:1.2pt;height: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72576" behindDoc="0" locked="0" layoutInCell="0" allowOverlap="1" wp14:anchorId="526C1960" wp14:editId="1BF7385E">
              <wp:simplePos x="0" y="0"/>
              <wp:positionH relativeFrom="column">
                <wp:posOffset>2433320</wp:posOffset>
              </wp:positionH>
              <wp:positionV relativeFrom="paragraph">
                <wp:posOffset>-198120</wp:posOffset>
              </wp:positionV>
              <wp:extent cx="344805" cy="5080"/>
              <wp:effectExtent l="0" t="0" r="0" b="0"/>
              <wp:wrapNone/>
              <wp:docPr id="1487871371" name="Rectangle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4805" cy="50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9FBF39" id="Rectangle 120" o:spid="_x0000_s1026" style="position:absolute;margin-left:191.6pt;margin-top:-15.6pt;width:27.15pt;height: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71552" behindDoc="0" locked="0" layoutInCell="0" allowOverlap="1" wp14:anchorId="18166BCB" wp14:editId="1B788C27">
              <wp:simplePos x="0" y="0"/>
              <wp:positionH relativeFrom="column">
                <wp:posOffset>2418080</wp:posOffset>
              </wp:positionH>
              <wp:positionV relativeFrom="paragraph">
                <wp:posOffset>-198120</wp:posOffset>
              </wp:positionV>
              <wp:extent cx="15240" cy="10160"/>
              <wp:effectExtent l="0" t="0" r="0" b="0"/>
              <wp:wrapNone/>
              <wp:docPr id="1345402970" name="Rectangle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016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AD6825" id="Rectangle 119" o:spid="_x0000_s1026" style="position:absolute;margin-left:190.4pt;margin-top:-15.6pt;width:1.2pt;height: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70528" behindDoc="0" locked="0" layoutInCell="0" allowOverlap="1" wp14:anchorId="2F31FE26" wp14:editId="70893D73">
              <wp:simplePos x="0" y="0"/>
              <wp:positionH relativeFrom="column">
                <wp:posOffset>1930400</wp:posOffset>
              </wp:positionH>
              <wp:positionV relativeFrom="paragraph">
                <wp:posOffset>-198120</wp:posOffset>
              </wp:positionV>
              <wp:extent cx="487680" cy="5080"/>
              <wp:effectExtent l="0" t="0" r="0" b="0"/>
              <wp:wrapNone/>
              <wp:docPr id="1987325777" name="Rectangl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7680" cy="50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952BFD" id="Rectangle 118" o:spid="_x0000_s1026" style="position:absolute;margin-left:152pt;margin-top:-15.6pt;width:38.4pt;height: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69504" behindDoc="0" locked="0" layoutInCell="0" allowOverlap="1" wp14:anchorId="2BEFC282" wp14:editId="34DD08EC">
              <wp:simplePos x="0" y="0"/>
              <wp:positionH relativeFrom="column">
                <wp:posOffset>1915160</wp:posOffset>
              </wp:positionH>
              <wp:positionV relativeFrom="paragraph">
                <wp:posOffset>-198120</wp:posOffset>
              </wp:positionV>
              <wp:extent cx="15240" cy="10160"/>
              <wp:effectExtent l="0" t="0" r="0" b="0"/>
              <wp:wrapNone/>
              <wp:docPr id="338454748" name="Rectangl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016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FAB2B4" id="Rectangle 117" o:spid="_x0000_s1026" style="position:absolute;margin-left:150.8pt;margin-top:-15.6pt;width:1.2pt;height: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68480" behindDoc="0" locked="0" layoutInCell="0" allowOverlap="1" wp14:anchorId="2805D2BD" wp14:editId="48D75746">
              <wp:simplePos x="0" y="0"/>
              <wp:positionH relativeFrom="column">
                <wp:posOffset>1138555</wp:posOffset>
              </wp:positionH>
              <wp:positionV relativeFrom="paragraph">
                <wp:posOffset>-198120</wp:posOffset>
              </wp:positionV>
              <wp:extent cx="776605" cy="5080"/>
              <wp:effectExtent l="0" t="0" r="0" b="0"/>
              <wp:wrapNone/>
              <wp:docPr id="12966459" name="Rectangl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6605" cy="50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8AC1A3E" id="Rectangle 116" o:spid="_x0000_s1026" style="position:absolute;margin-left:89.65pt;margin-top:-15.6pt;width:61.15pt;height: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67456" behindDoc="0" locked="0" layoutInCell="0" allowOverlap="1" wp14:anchorId="02726A84" wp14:editId="5185D1F4">
              <wp:simplePos x="0" y="0"/>
              <wp:positionH relativeFrom="column">
                <wp:posOffset>1123950</wp:posOffset>
              </wp:positionH>
              <wp:positionV relativeFrom="paragraph">
                <wp:posOffset>-198120</wp:posOffset>
              </wp:positionV>
              <wp:extent cx="14605" cy="10160"/>
              <wp:effectExtent l="0" t="0" r="0" b="0"/>
              <wp:wrapNone/>
              <wp:docPr id="908288343" name="Rectangl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605" cy="1016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C29257" id="Rectangle 115" o:spid="_x0000_s1026" style="position:absolute;margin-left:88.5pt;margin-top:-15.6pt;width:1.15pt;height: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66432" behindDoc="0" locked="0" layoutInCell="0" allowOverlap="1" wp14:anchorId="7A6CF2DC" wp14:editId="7FA4D0E7">
              <wp:simplePos x="0" y="0"/>
              <wp:positionH relativeFrom="column">
                <wp:posOffset>778510</wp:posOffset>
              </wp:positionH>
              <wp:positionV relativeFrom="paragraph">
                <wp:posOffset>-198120</wp:posOffset>
              </wp:positionV>
              <wp:extent cx="345440" cy="5080"/>
              <wp:effectExtent l="0" t="0" r="0" b="0"/>
              <wp:wrapNone/>
              <wp:docPr id="1684892925" name="Rectangle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5440" cy="50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A813AB" id="Rectangle 114" o:spid="_x0000_s1026" style="position:absolute;margin-left:61.3pt;margin-top:-15.6pt;width:27.2pt;height: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40ADE8DF" wp14:editId="448C1592">
              <wp:simplePos x="0" y="0"/>
              <wp:positionH relativeFrom="column">
                <wp:posOffset>763270</wp:posOffset>
              </wp:positionH>
              <wp:positionV relativeFrom="paragraph">
                <wp:posOffset>-198120</wp:posOffset>
              </wp:positionV>
              <wp:extent cx="15240" cy="10160"/>
              <wp:effectExtent l="0" t="0" r="0" b="0"/>
              <wp:wrapNone/>
              <wp:docPr id="1209249151" name="Rectangle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016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7F171D" id="Rectangle 113" o:spid="_x0000_s1026" style="position:absolute;margin-left:60.1pt;margin-top:-15.6pt;width:1.2pt;height: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6ACB82A9" wp14:editId="2A0B9FF2">
              <wp:simplePos x="0" y="0"/>
              <wp:positionH relativeFrom="column">
                <wp:posOffset>529590</wp:posOffset>
              </wp:positionH>
              <wp:positionV relativeFrom="paragraph">
                <wp:posOffset>-198120</wp:posOffset>
              </wp:positionV>
              <wp:extent cx="233680" cy="5080"/>
              <wp:effectExtent l="0" t="0" r="0" b="0"/>
              <wp:wrapNone/>
              <wp:docPr id="1960489005" name="Rectangle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680" cy="50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1FD893" id="Rectangle 112" o:spid="_x0000_s1026" style="position:absolute;margin-left:41.7pt;margin-top:-15.6pt;width:18.4pt;height: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1C606A75" wp14:editId="71E78646">
              <wp:simplePos x="0" y="0"/>
              <wp:positionH relativeFrom="column">
                <wp:posOffset>514350</wp:posOffset>
              </wp:positionH>
              <wp:positionV relativeFrom="paragraph">
                <wp:posOffset>-198120</wp:posOffset>
              </wp:positionV>
              <wp:extent cx="15240" cy="10160"/>
              <wp:effectExtent l="0" t="0" r="0" b="0"/>
              <wp:wrapNone/>
              <wp:docPr id="52891047" name="Rectangle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016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61D976" id="Rectangle 111" o:spid="_x0000_s1026" style="position:absolute;margin-left:40.5pt;margin-top:-15.6pt;width:1.2pt;height: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39E0D50F" wp14:editId="3E2281F7">
              <wp:simplePos x="0" y="0"/>
              <wp:positionH relativeFrom="column">
                <wp:posOffset>260985</wp:posOffset>
              </wp:positionH>
              <wp:positionV relativeFrom="paragraph">
                <wp:posOffset>-198120</wp:posOffset>
              </wp:positionV>
              <wp:extent cx="15240" cy="10160"/>
              <wp:effectExtent l="0" t="0" r="0" b="0"/>
              <wp:wrapNone/>
              <wp:docPr id="1351601646" name="Rectangle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016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129C767" id="Rectangle 110" o:spid="_x0000_s1026" style="position:absolute;margin-left:20.55pt;margin-top:-15.6pt;width:1.2pt;height: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015A7007" wp14:editId="7203DCC6">
              <wp:simplePos x="0" y="0"/>
              <wp:positionH relativeFrom="column">
                <wp:posOffset>83185</wp:posOffset>
              </wp:positionH>
              <wp:positionV relativeFrom="paragraph">
                <wp:posOffset>-198120</wp:posOffset>
              </wp:positionV>
              <wp:extent cx="15240" cy="10160"/>
              <wp:effectExtent l="0" t="0" r="0" b="0"/>
              <wp:wrapNone/>
              <wp:docPr id="1895902937" name="Rectangle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016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FFBC2F" id="Rectangle 109" o:spid="_x0000_s1026" style="position:absolute;margin-left:6.55pt;margin-top:-15.6pt;width:1.2pt;height: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05886C47" wp14:editId="30FD5ECA">
              <wp:simplePos x="0" y="0"/>
              <wp:positionH relativeFrom="column">
                <wp:posOffset>7005955</wp:posOffset>
              </wp:positionH>
              <wp:positionV relativeFrom="paragraph">
                <wp:posOffset>-365760</wp:posOffset>
              </wp:positionV>
              <wp:extent cx="15240" cy="167640"/>
              <wp:effectExtent l="0" t="0" r="0" b="0"/>
              <wp:wrapNone/>
              <wp:docPr id="926833806" name="Rectangle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676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6B7F53" id="Rectangle 108" o:spid="_x0000_s1026" style="position:absolute;margin-left:551.65pt;margin-top:-28.8pt;width:1.2pt;height:13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DAE87F4" wp14:editId="2962A17D">
              <wp:simplePos x="0" y="0"/>
              <wp:positionH relativeFrom="column">
                <wp:posOffset>6645910</wp:posOffset>
              </wp:positionH>
              <wp:positionV relativeFrom="paragraph">
                <wp:posOffset>-365760</wp:posOffset>
              </wp:positionV>
              <wp:extent cx="15240" cy="167640"/>
              <wp:effectExtent l="0" t="0" r="0" b="0"/>
              <wp:wrapNone/>
              <wp:docPr id="1075999424" name="Rectangle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676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51ED1F" id="Rectangle 107" o:spid="_x0000_s1026" style="position:absolute;margin-left:523.3pt;margin-top:-28.8pt;width:1.2pt;height:1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BA28EC4" wp14:editId="69CE58C6">
              <wp:simplePos x="0" y="0"/>
              <wp:positionH relativeFrom="column">
                <wp:posOffset>2778125</wp:posOffset>
              </wp:positionH>
              <wp:positionV relativeFrom="paragraph">
                <wp:posOffset>-365760</wp:posOffset>
              </wp:positionV>
              <wp:extent cx="15240" cy="167640"/>
              <wp:effectExtent l="0" t="0" r="0" b="0"/>
              <wp:wrapNone/>
              <wp:docPr id="1674115671" name="Rectangle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676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55C3C4" id="Rectangle 106" o:spid="_x0000_s1026" style="position:absolute;margin-left:218.75pt;margin-top:-28.8pt;width:1.2pt;height:13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764BB7BD" wp14:editId="0F36C95E">
              <wp:simplePos x="0" y="0"/>
              <wp:positionH relativeFrom="column">
                <wp:posOffset>2418080</wp:posOffset>
              </wp:positionH>
              <wp:positionV relativeFrom="paragraph">
                <wp:posOffset>-365760</wp:posOffset>
              </wp:positionV>
              <wp:extent cx="15240" cy="167640"/>
              <wp:effectExtent l="0" t="0" r="0" b="0"/>
              <wp:wrapNone/>
              <wp:docPr id="1161881265" name="Rectangle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676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ADD7E5E" id="Rectangle 105" o:spid="_x0000_s1026" style="position:absolute;margin-left:190.4pt;margin-top:-28.8pt;width:1.2pt;height:13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1D4B2E3" wp14:editId="5C302280">
              <wp:simplePos x="0" y="0"/>
              <wp:positionH relativeFrom="column">
                <wp:posOffset>1915160</wp:posOffset>
              </wp:positionH>
              <wp:positionV relativeFrom="paragraph">
                <wp:posOffset>-365760</wp:posOffset>
              </wp:positionV>
              <wp:extent cx="15240" cy="167640"/>
              <wp:effectExtent l="0" t="0" r="0" b="0"/>
              <wp:wrapNone/>
              <wp:docPr id="117483828" name="Rectangle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676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18A4A21" id="Rectangle 104" o:spid="_x0000_s1026" style="position:absolute;margin-left:150.8pt;margin-top:-28.8pt;width:1.2pt;height:13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67DF9796" wp14:editId="01601F07">
              <wp:simplePos x="0" y="0"/>
              <wp:positionH relativeFrom="column">
                <wp:posOffset>1123950</wp:posOffset>
              </wp:positionH>
              <wp:positionV relativeFrom="paragraph">
                <wp:posOffset>-365760</wp:posOffset>
              </wp:positionV>
              <wp:extent cx="14605" cy="167640"/>
              <wp:effectExtent l="0" t="0" r="0" b="0"/>
              <wp:wrapNone/>
              <wp:docPr id="1436970768" name="Rectangle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605" cy="1676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717483" id="Rectangle 103" o:spid="_x0000_s1026" style="position:absolute;margin-left:88.5pt;margin-top:-28.8pt;width:1.15pt;height:13.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07C74FA1" wp14:editId="57A34865">
              <wp:simplePos x="0" y="0"/>
              <wp:positionH relativeFrom="column">
                <wp:posOffset>763270</wp:posOffset>
              </wp:positionH>
              <wp:positionV relativeFrom="paragraph">
                <wp:posOffset>-365760</wp:posOffset>
              </wp:positionV>
              <wp:extent cx="15240" cy="167640"/>
              <wp:effectExtent l="0" t="0" r="0" b="0"/>
              <wp:wrapNone/>
              <wp:docPr id="150036085" name="Rectangle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676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E06C91" id="Rectangle 102" o:spid="_x0000_s1026" style="position:absolute;margin-left:60.1pt;margin-top:-28.8pt;width:1.2pt;height:13.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53120" behindDoc="0" locked="0" layoutInCell="0" allowOverlap="1" wp14:anchorId="044689D1" wp14:editId="24F51EE3">
              <wp:simplePos x="0" y="0"/>
              <wp:positionH relativeFrom="column">
                <wp:posOffset>514350</wp:posOffset>
              </wp:positionH>
              <wp:positionV relativeFrom="paragraph">
                <wp:posOffset>-365760</wp:posOffset>
              </wp:positionV>
              <wp:extent cx="15240" cy="167640"/>
              <wp:effectExtent l="0" t="0" r="0" b="0"/>
              <wp:wrapNone/>
              <wp:docPr id="2109352821" name="Rectangle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676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EFB129" id="Rectangle 101" o:spid="_x0000_s1026" style="position:absolute;margin-left:40.5pt;margin-top:-28.8pt;width:1.2pt;height:13.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52096" behindDoc="0" locked="0" layoutInCell="0" allowOverlap="1" wp14:anchorId="2121BE7D" wp14:editId="63F91369">
              <wp:simplePos x="0" y="0"/>
              <wp:positionH relativeFrom="column">
                <wp:posOffset>260985</wp:posOffset>
              </wp:positionH>
              <wp:positionV relativeFrom="paragraph">
                <wp:posOffset>-365760</wp:posOffset>
              </wp:positionV>
              <wp:extent cx="15240" cy="167640"/>
              <wp:effectExtent l="0" t="0" r="0" b="0"/>
              <wp:wrapNone/>
              <wp:docPr id="1792794149" name="Rectangle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676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B65EB99" id="Rectangle 100" o:spid="_x0000_s1026" style="position:absolute;margin-left:20.55pt;margin-top:-28.8pt;width:1.2pt;height:13.2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51072" behindDoc="0" locked="0" layoutInCell="0" allowOverlap="1" wp14:anchorId="269597A8" wp14:editId="5841F0C7">
              <wp:simplePos x="0" y="0"/>
              <wp:positionH relativeFrom="column">
                <wp:posOffset>83185</wp:posOffset>
              </wp:positionH>
              <wp:positionV relativeFrom="paragraph">
                <wp:posOffset>-365760</wp:posOffset>
              </wp:positionV>
              <wp:extent cx="15240" cy="167640"/>
              <wp:effectExtent l="0" t="0" r="0" b="0"/>
              <wp:wrapNone/>
              <wp:docPr id="1302033005" name="Rectangle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676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4BC1F01" id="Rectangle 99" o:spid="_x0000_s1026" style="position:absolute;margin-left:6.55pt;margin-top:-28.8pt;width:1.2pt;height:13.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50048" behindDoc="0" locked="0" layoutInCell="0" allowOverlap="1" wp14:anchorId="53E7BE21" wp14:editId="1BE8089F">
              <wp:simplePos x="0" y="0"/>
              <wp:positionH relativeFrom="column">
                <wp:posOffset>7005955</wp:posOffset>
              </wp:positionH>
              <wp:positionV relativeFrom="paragraph">
                <wp:posOffset>-386080</wp:posOffset>
              </wp:positionV>
              <wp:extent cx="15240" cy="20320"/>
              <wp:effectExtent l="0" t="0" r="0" b="0"/>
              <wp:wrapNone/>
              <wp:docPr id="396876489" name="Rectangl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59F934" id="Rectangle 98" o:spid="_x0000_s1026" style="position:absolute;margin-left:551.65pt;margin-top:-30.4pt;width:1.2pt;height:1.6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49024" behindDoc="0" locked="0" layoutInCell="0" allowOverlap="1" wp14:anchorId="7C75D75E" wp14:editId="2563E851">
              <wp:simplePos x="0" y="0"/>
              <wp:positionH relativeFrom="column">
                <wp:posOffset>6661150</wp:posOffset>
              </wp:positionH>
              <wp:positionV relativeFrom="paragraph">
                <wp:posOffset>-386080</wp:posOffset>
              </wp:positionV>
              <wp:extent cx="344805" cy="15240"/>
              <wp:effectExtent l="0" t="0" r="0" b="0"/>
              <wp:wrapNone/>
              <wp:docPr id="1673606259" name="Rectangle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4805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A0611D" id="Rectangle 97" o:spid="_x0000_s1026" style="position:absolute;margin-left:524.5pt;margin-top:-30.4pt;width:27.15pt;height:1.2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48000" behindDoc="0" locked="0" layoutInCell="0" allowOverlap="1" wp14:anchorId="4FD43A1E" wp14:editId="6D8EBF9E">
              <wp:simplePos x="0" y="0"/>
              <wp:positionH relativeFrom="column">
                <wp:posOffset>6645910</wp:posOffset>
              </wp:positionH>
              <wp:positionV relativeFrom="paragraph">
                <wp:posOffset>-386080</wp:posOffset>
              </wp:positionV>
              <wp:extent cx="15240" cy="15240"/>
              <wp:effectExtent l="0" t="0" r="0" b="0"/>
              <wp:wrapNone/>
              <wp:docPr id="1382588197" name="Rectangle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2467A3" id="Rectangle 96" o:spid="_x0000_s1026" style="position:absolute;margin-left:523.3pt;margin-top:-30.4pt;width:1.2pt;height:1.2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46976" behindDoc="0" locked="0" layoutInCell="0" allowOverlap="1" wp14:anchorId="1BC66C3D" wp14:editId="0A21CEC5">
              <wp:simplePos x="0" y="0"/>
              <wp:positionH relativeFrom="column">
                <wp:posOffset>6645910</wp:posOffset>
              </wp:positionH>
              <wp:positionV relativeFrom="paragraph">
                <wp:posOffset>-370840</wp:posOffset>
              </wp:positionV>
              <wp:extent cx="15240" cy="5080"/>
              <wp:effectExtent l="0" t="0" r="0" b="0"/>
              <wp:wrapNone/>
              <wp:docPr id="1774298220" name="Rectangle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50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23A7BD" id="Rectangle 95" o:spid="_x0000_s1026" style="position:absolute;margin-left:523.3pt;margin-top:-29.2pt;width:1.2pt;height:.4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45952" behindDoc="0" locked="0" layoutInCell="0" allowOverlap="1" wp14:anchorId="263323BF" wp14:editId="4F3E05B8">
              <wp:simplePos x="0" y="0"/>
              <wp:positionH relativeFrom="column">
                <wp:posOffset>2793365</wp:posOffset>
              </wp:positionH>
              <wp:positionV relativeFrom="paragraph">
                <wp:posOffset>-386080</wp:posOffset>
              </wp:positionV>
              <wp:extent cx="3852545" cy="15240"/>
              <wp:effectExtent l="0" t="0" r="0" b="0"/>
              <wp:wrapNone/>
              <wp:docPr id="1441916618" name="Rectangle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52545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17EF3E" id="Rectangle 94" o:spid="_x0000_s1026" style="position:absolute;margin-left:219.95pt;margin-top:-30.4pt;width:303.35pt;height:1.2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44928" behindDoc="0" locked="0" layoutInCell="0" allowOverlap="1" wp14:anchorId="12EF2A16" wp14:editId="0392222A">
              <wp:simplePos x="0" y="0"/>
              <wp:positionH relativeFrom="column">
                <wp:posOffset>2778125</wp:posOffset>
              </wp:positionH>
              <wp:positionV relativeFrom="paragraph">
                <wp:posOffset>-386080</wp:posOffset>
              </wp:positionV>
              <wp:extent cx="15240" cy="15240"/>
              <wp:effectExtent l="0" t="0" r="0" b="0"/>
              <wp:wrapNone/>
              <wp:docPr id="1160573340" name="Rectangl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4655AC4" id="Rectangle 93" o:spid="_x0000_s1026" style="position:absolute;margin-left:218.75pt;margin-top:-30.4pt;width:1.2pt;height:1.2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43904" behindDoc="0" locked="0" layoutInCell="0" allowOverlap="1" wp14:anchorId="7C2E3D58" wp14:editId="41EA2849">
              <wp:simplePos x="0" y="0"/>
              <wp:positionH relativeFrom="column">
                <wp:posOffset>2778125</wp:posOffset>
              </wp:positionH>
              <wp:positionV relativeFrom="paragraph">
                <wp:posOffset>-370840</wp:posOffset>
              </wp:positionV>
              <wp:extent cx="15240" cy="5080"/>
              <wp:effectExtent l="0" t="0" r="0" b="0"/>
              <wp:wrapNone/>
              <wp:docPr id="1996752379" name="Rectangle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50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1F99B2A" id="Rectangle 92" o:spid="_x0000_s1026" style="position:absolute;margin-left:218.75pt;margin-top:-29.2pt;width:1.2pt;height:.4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42880" behindDoc="0" locked="0" layoutInCell="0" allowOverlap="1" wp14:anchorId="14F45162" wp14:editId="3B454423">
              <wp:simplePos x="0" y="0"/>
              <wp:positionH relativeFrom="column">
                <wp:posOffset>2433320</wp:posOffset>
              </wp:positionH>
              <wp:positionV relativeFrom="paragraph">
                <wp:posOffset>-386080</wp:posOffset>
              </wp:positionV>
              <wp:extent cx="344805" cy="15240"/>
              <wp:effectExtent l="0" t="0" r="0" b="0"/>
              <wp:wrapNone/>
              <wp:docPr id="1154960318" name="Rectangle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4805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537E25" id="Rectangle 91" o:spid="_x0000_s1026" style="position:absolute;margin-left:191.6pt;margin-top:-30.4pt;width:27.15pt;height:1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41856" behindDoc="0" locked="0" layoutInCell="0" allowOverlap="1" wp14:anchorId="7BE2CC2D" wp14:editId="226FEC00">
              <wp:simplePos x="0" y="0"/>
              <wp:positionH relativeFrom="column">
                <wp:posOffset>2418080</wp:posOffset>
              </wp:positionH>
              <wp:positionV relativeFrom="paragraph">
                <wp:posOffset>-386080</wp:posOffset>
              </wp:positionV>
              <wp:extent cx="15240" cy="15240"/>
              <wp:effectExtent l="0" t="0" r="0" b="0"/>
              <wp:wrapNone/>
              <wp:docPr id="653677938" name="Rectangle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88D324" id="Rectangle 90" o:spid="_x0000_s1026" style="position:absolute;margin-left:190.4pt;margin-top:-30.4pt;width:1.2pt;height:1.2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40832" behindDoc="0" locked="0" layoutInCell="0" allowOverlap="1" wp14:anchorId="46BFE7AA" wp14:editId="24C21AAD">
              <wp:simplePos x="0" y="0"/>
              <wp:positionH relativeFrom="column">
                <wp:posOffset>2418080</wp:posOffset>
              </wp:positionH>
              <wp:positionV relativeFrom="paragraph">
                <wp:posOffset>-370840</wp:posOffset>
              </wp:positionV>
              <wp:extent cx="15240" cy="5080"/>
              <wp:effectExtent l="0" t="0" r="0" b="0"/>
              <wp:wrapNone/>
              <wp:docPr id="564925309" name="Rectangle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50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DD05FCB" id="Rectangle 89" o:spid="_x0000_s1026" style="position:absolute;margin-left:190.4pt;margin-top:-29.2pt;width:1.2pt;height:.4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39808" behindDoc="0" locked="0" layoutInCell="0" allowOverlap="1" wp14:anchorId="4B272E69" wp14:editId="16DD2A53">
              <wp:simplePos x="0" y="0"/>
              <wp:positionH relativeFrom="column">
                <wp:posOffset>1930400</wp:posOffset>
              </wp:positionH>
              <wp:positionV relativeFrom="paragraph">
                <wp:posOffset>-386080</wp:posOffset>
              </wp:positionV>
              <wp:extent cx="487680" cy="15240"/>
              <wp:effectExtent l="0" t="0" r="0" b="0"/>
              <wp:wrapNone/>
              <wp:docPr id="2076272111" name="Rectangle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7680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E14A12" id="Rectangle 88" o:spid="_x0000_s1026" style="position:absolute;margin-left:152pt;margin-top:-30.4pt;width:38.4pt;height:1.2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38784" behindDoc="0" locked="0" layoutInCell="0" allowOverlap="1" wp14:anchorId="392C6130" wp14:editId="7B2F1AAA">
              <wp:simplePos x="0" y="0"/>
              <wp:positionH relativeFrom="column">
                <wp:posOffset>1915160</wp:posOffset>
              </wp:positionH>
              <wp:positionV relativeFrom="paragraph">
                <wp:posOffset>-386080</wp:posOffset>
              </wp:positionV>
              <wp:extent cx="15240" cy="15240"/>
              <wp:effectExtent l="0" t="0" r="0" b="0"/>
              <wp:wrapNone/>
              <wp:docPr id="1535645486" name="Rectangle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5B02AA" id="Rectangle 87" o:spid="_x0000_s1026" style="position:absolute;margin-left:150.8pt;margin-top:-30.4pt;width:1.2pt;height:1.2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37760" behindDoc="0" locked="0" layoutInCell="0" allowOverlap="1" wp14:anchorId="76994F9E" wp14:editId="17918C8E">
              <wp:simplePos x="0" y="0"/>
              <wp:positionH relativeFrom="column">
                <wp:posOffset>1915160</wp:posOffset>
              </wp:positionH>
              <wp:positionV relativeFrom="paragraph">
                <wp:posOffset>-370840</wp:posOffset>
              </wp:positionV>
              <wp:extent cx="15240" cy="5080"/>
              <wp:effectExtent l="0" t="0" r="0" b="0"/>
              <wp:wrapNone/>
              <wp:docPr id="976403616" name="Rectangle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50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B982956" id="Rectangle 86" o:spid="_x0000_s1026" style="position:absolute;margin-left:150.8pt;margin-top:-29.2pt;width:1.2pt;height:.4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36736" behindDoc="0" locked="0" layoutInCell="0" allowOverlap="1" wp14:anchorId="729050CA" wp14:editId="4640A8ED">
              <wp:simplePos x="0" y="0"/>
              <wp:positionH relativeFrom="column">
                <wp:posOffset>1138555</wp:posOffset>
              </wp:positionH>
              <wp:positionV relativeFrom="paragraph">
                <wp:posOffset>-386080</wp:posOffset>
              </wp:positionV>
              <wp:extent cx="776605" cy="15240"/>
              <wp:effectExtent l="0" t="0" r="0" b="0"/>
              <wp:wrapNone/>
              <wp:docPr id="222025565" name="Rectangle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6605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FB8B81" id="Rectangle 85" o:spid="_x0000_s1026" style="position:absolute;margin-left:89.65pt;margin-top:-30.4pt;width:61.15pt;height:1.2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35712" behindDoc="0" locked="0" layoutInCell="0" allowOverlap="1" wp14:anchorId="257840E8" wp14:editId="30D3B2A5">
              <wp:simplePos x="0" y="0"/>
              <wp:positionH relativeFrom="column">
                <wp:posOffset>1123950</wp:posOffset>
              </wp:positionH>
              <wp:positionV relativeFrom="paragraph">
                <wp:posOffset>-386080</wp:posOffset>
              </wp:positionV>
              <wp:extent cx="14605" cy="15240"/>
              <wp:effectExtent l="0" t="0" r="0" b="0"/>
              <wp:wrapNone/>
              <wp:docPr id="833876257" name="Rectangle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605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EFDAE3" id="Rectangle 84" o:spid="_x0000_s1026" style="position:absolute;margin-left:88.5pt;margin-top:-30.4pt;width:1.15pt;height:1.2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34688" behindDoc="0" locked="0" layoutInCell="0" allowOverlap="1" wp14:anchorId="115ED0F0" wp14:editId="774B30BF">
              <wp:simplePos x="0" y="0"/>
              <wp:positionH relativeFrom="column">
                <wp:posOffset>1123950</wp:posOffset>
              </wp:positionH>
              <wp:positionV relativeFrom="paragraph">
                <wp:posOffset>-370840</wp:posOffset>
              </wp:positionV>
              <wp:extent cx="14605" cy="5080"/>
              <wp:effectExtent l="0" t="0" r="0" b="0"/>
              <wp:wrapNone/>
              <wp:docPr id="643175099" name="Rectangle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605" cy="50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95B464" id="Rectangle 83" o:spid="_x0000_s1026" style="position:absolute;margin-left:88.5pt;margin-top:-29.2pt;width:1.15pt;height:.4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33664" behindDoc="0" locked="0" layoutInCell="0" allowOverlap="1" wp14:anchorId="7D8233B1" wp14:editId="79EF41AF">
              <wp:simplePos x="0" y="0"/>
              <wp:positionH relativeFrom="column">
                <wp:posOffset>778510</wp:posOffset>
              </wp:positionH>
              <wp:positionV relativeFrom="paragraph">
                <wp:posOffset>-386080</wp:posOffset>
              </wp:positionV>
              <wp:extent cx="345440" cy="15240"/>
              <wp:effectExtent l="0" t="0" r="0" b="0"/>
              <wp:wrapNone/>
              <wp:docPr id="1580615622" name="Rectangl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5440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7A9CBCE" id="Rectangle 82" o:spid="_x0000_s1026" style="position:absolute;margin-left:61.3pt;margin-top:-30.4pt;width:27.2pt;height:1.2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32640" behindDoc="0" locked="0" layoutInCell="0" allowOverlap="1" wp14:anchorId="07060976" wp14:editId="0C985D45">
              <wp:simplePos x="0" y="0"/>
              <wp:positionH relativeFrom="column">
                <wp:posOffset>763270</wp:posOffset>
              </wp:positionH>
              <wp:positionV relativeFrom="paragraph">
                <wp:posOffset>-386080</wp:posOffset>
              </wp:positionV>
              <wp:extent cx="15240" cy="15240"/>
              <wp:effectExtent l="0" t="0" r="0" b="0"/>
              <wp:wrapNone/>
              <wp:docPr id="1460880036" name="Rectangle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4F5EEF" id="Rectangle 81" o:spid="_x0000_s1026" style="position:absolute;margin-left:60.1pt;margin-top:-30.4pt;width:1.2pt;height:1.2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31616" behindDoc="0" locked="0" layoutInCell="0" allowOverlap="1" wp14:anchorId="0DA5A699" wp14:editId="40B1AE74">
              <wp:simplePos x="0" y="0"/>
              <wp:positionH relativeFrom="column">
                <wp:posOffset>763270</wp:posOffset>
              </wp:positionH>
              <wp:positionV relativeFrom="paragraph">
                <wp:posOffset>-370840</wp:posOffset>
              </wp:positionV>
              <wp:extent cx="15240" cy="5080"/>
              <wp:effectExtent l="0" t="0" r="0" b="0"/>
              <wp:wrapNone/>
              <wp:docPr id="20784444" name="Rectangle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50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2A9ED8" id="Rectangle 80" o:spid="_x0000_s1026" style="position:absolute;margin-left:60.1pt;margin-top:-29.2pt;width:1.2pt;height:.4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30592" behindDoc="0" locked="0" layoutInCell="0" allowOverlap="1" wp14:anchorId="26F4EDF0" wp14:editId="0D146E50">
              <wp:simplePos x="0" y="0"/>
              <wp:positionH relativeFrom="column">
                <wp:posOffset>529590</wp:posOffset>
              </wp:positionH>
              <wp:positionV relativeFrom="paragraph">
                <wp:posOffset>-386080</wp:posOffset>
              </wp:positionV>
              <wp:extent cx="233680" cy="15240"/>
              <wp:effectExtent l="0" t="0" r="0" b="0"/>
              <wp:wrapNone/>
              <wp:docPr id="1500403176" name="Rectangle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680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6B7A60" id="Rectangle 79" o:spid="_x0000_s1026" style="position:absolute;margin-left:41.7pt;margin-top:-30.4pt;width:18.4pt;height:1.2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29568" behindDoc="0" locked="0" layoutInCell="0" allowOverlap="1" wp14:anchorId="1D58C610" wp14:editId="23F525E7">
              <wp:simplePos x="0" y="0"/>
              <wp:positionH relativeFrom="column">
                <wp:posOffset>514350</wp:posOffset>
              </wp:positionH>
              <wp:positionV relativeFrom="paragraph">
                <wp:posOffset>-386080</wp:posOffset>
              </wp:positionV>
              <wp:extent cx="15240" cy="20320"/>
              <wp:effectExtent l="0" t="0" r="0" b="0"/>
              <wp:wrapNone/>
              <wp:docPr id="2033898070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546076" id="Rectangle 78" o:spid="_x0000_s1026" style="position:absolute;margin-left:40.5pt;margin-top:-30.4pt;width:1.2pt;height:1.6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28544" behindDoc="0" locked="0" layoutInCell="0" allowOverlap="1" wp14:anchorId="71B31E4A" wp14:editId="5C466ACF">
              <wp:simplePos x="0" y="0"/>
              <wp:positionH relativeFrom="column">
                <wp:posOffset>260985</wp:posOffset>
              </wp:positionH>
              <wp:positionV relativeFrom="paragraph">
                <wp:posOffset>-386080</wp:posOffset>
              </wp:positionV>
              <wp:extent cx="15240" cy="20320"/>
              <wp:effectExtent l="0" t="0" r="0" b="0"/>
              <wp:wrapNone/>
              <wp:docPr id="308645557" name="Rectangl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9EB820" id="Rectangle 77" o:spid="_x0000_s1026" style="position:absolute;margin-left:20.55pt;margin-top:-30.4pt;width:1.2pt;height:1.6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27520" behindDoc="0" locked="0" layoutInCell="0" allowOverlap="1" wp14:anchorId="7F9DEBD9" wp14:editId="0B03545D">
              <wp:simplePos x="0" y="0"/>
              <wp:positionH relativeFrom="column">
                <wp:posOffset>83185</wp:posOffset>
              </wp:positionH>
              <wp:positionV relativeFrom="paragraph">
                <wp:posOffset>-386080</wp:posOffset>
              </wp:positionV>
              <wp:extent cx="15240" cy="20320"/>
              <wp:effectExtent l="0" t="0" r="0" b="0"/>
              <wp:wrapNone/>
              <wp:docPr id="1588797782" name="Rectangle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A5B512A" id="Rectangle 76" o:spid="_x0000_s1026" style="position:absolute;margin-left:6.55pt;margin-top:-30.4pt;width:1.2pt;height:1.6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26496" behindDoc="0" locked="0" layoutInCell="0" allowOverlap="1" wp14:anchorId="686DE47B" wp14:editId="69C164D0">
              <wp:simplePos x="0" y="0"/>
              <wp:positionH relativeFrom="column">
                <wp:posOffset>6732270</wp:posOffset>
              </wp:positionH>
              <wp:positionV relativeFrom="paragraph">
                <wp:posOffset>-340360</wp:posOffset>
              </wp:positionV>
              <wp:extent cx="259080" cy="137160"/>
              <wp:effectExtent l="0" t="0" r="0" b="0"/>
              <wp:wrapNone/>
              <wp:docPr id="1683018952" name="Rectangle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9080" cy="137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E453B1" w14:textId="77777777" w:rsidR="00955FE2" w:rsidRDefault="00F4481C">
                          <w:r>
                            <w:rPr>
                              <w:rFonts w:ascii="Arial" w:hAnsi="Arial"/>
                              <w:color w:val="000000"/>
                              <w:sz w:val="16"/>
                              <w:lang w:val="en-US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86DE47B" id="Rectangle 75" o:spid="_x0000_s1031" style="position:absolute;left:0;text-align:left;margin-left:530.1pt;margin-top:-26.8pt;width:20.4pt;height:10.8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" o:allowincell="f" filled="f" stroked="f">
              <v:textbox inset="0,0,0,0">
                <w:txbxContent>
                  <w:p w14:paraId="02E453B1" w14:textId="77777777" w:rsidR="00955FE2" w:rsidRDefault="00F4481C">
                    <w:r>
                      <w:rPr>
                        <w:rFonts w:ascii="Arial" w:hAnsi="Arial"/>
                        <w:color w:val="000000"/>
                        <w:sz w:val="16"/>
                        <w:lang w:val="en-US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5AE33E3D" wp14:editId="14504562">
              <wp:simplePos x="0" y="0"/>
              <wp:positionH relativeFrom="column">
                <wp:posOffset>7005955</wp:posOffset>
              </wp:positionH>
              <wp:positionV relativeFrom="paragraph">
                <wp:posOffset>-701040</wp:posOffset>
              </wp:positionV>
              <wp:extent cx="15240" cy="314960"/>
              <wp:effectExtent l="0" t="0" r="0" b="0"/>
              <wp:wrapNone/>
              <wp:docPr id="1220542643" name="Rectangle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31496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F1322AB" id="Rectangle 74" o:spid="_x0000_s1026" style="position:absolute;margin-left:551.65pt;margin-top:-55.2pt;width:1.2pt;height:24.8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24448" behindDoc="0" locked="0" layoutInCell="0" allowOverlap="1" wp14:anchorId="5AD79827" wp14:editId="73D2D921">
              <wp:simplePos x="0" y="0"/>
              <wp:positionH relativeFrom="column">
                <wp:posOffset>514350</wp:posOffset>
              </wp:positionH>
              <wp:positionV relativeFrom="paragraph">
                <wp:posOffset>-701040</wp:posOffset>
              </wp:positionV>
              <wp:extent cx="15240" cy="314960"/>
              <wp:effectExtent l="0" t="0" r="0" b="0"/>
              <wp:wrapNone/>
              <wp:docPr id="1523077125" name="Rectangle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31496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2DB5F0" id="Rectangle 73" o:spid="_x0000_s1026" style="position:absolute;margin-left:40.5pt;margin-top:-55.2pt;width:1.2pt;height:24.8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23424" behindDoc="0" locked="0" layoutInCell="0" allowOverlap="1" wp14:anchorId="1BF502E3" wp14:editId="1A17A1E5">
              <wp:simplePos x="0" y="0"/>
              <wp:positionH relativeFrom="column">
                <wp:posOffset>260985</wp:posOffset>
              </wp:positionH>
              <wp:positionV relativeFrom="paragraph">
                <wp:posOffset>-701040</wp:posOffset>
              </wp:positionV>
              <wp:extent cx="15240" cy="314960"/>
              <wp:effectExtent l="0" t="0" r="0" b="0"/>
              <wp:wrapNone/>
              <wp:docPr id="1391371422" name="Rectangle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31496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2335A9" id="Rectangle 72" o:spid="_x0000_s1026" style="position:absolute;margin-left:20.55pt;margin-top:-55.2pt;width:1.2pt;height:24.8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22400" behindDoc="0" locked="0" layoutInCell="0" allowOverlap="1" wp14:anchorId="217C7577" wp14:editId="380F2755">
              <wp:simplePos x="0" y="0"/>
              <wp:positionH relativeFrom="column">
                <wp:posOffset>83185</wp:posOffset>
              </wp:positionH>
              <wp:positionV relativeFrom="paragraph">
                <wp:posOffset>-701040</wp:posOffset>
              </wp:positionV>
              <wp:extent cx="15240" cy="314960"/>
              <wp:effectExtent l="0" t="0" r="0" b="0"/>
              <wp:wrapNone/>
              <wp:docPr id="91902536" name="Rectangle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31496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5C7F23" id="Rectangle 71" o:spid="_x0000_s1026" style="position:absolute;margin-left:6.55pt;margin-top:-55.2pt;width:1.2pt;height:24.8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21376" behindDoc="0" locked="0" layoutInCell="0" allowOverlap="1" wp14:anchorId="3EB31625" wp14:editId="14A98485">
              <wp:simplePos x="0" y="0"/>
              <wp:positionH relativeFrom="column">
                <wp:posOffset>7005955</wp:posOffset>
              </wp:positionH>
              <wp:positionV relativeFrom="paragraph">
                <wp:posOffset>-721360</wp:posOffset>
              </wp:positionV>
              <wp:extent cx="15240" cy="20320"/>
              <wp:effectExtent l="0" t="0" r="0" b="0"/>
              <wp:wrapNone/>
              <wp:docPr id="98026275" name="Rectangl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09985DB" id="Rectangle 70" o:spid="_x0000_s1026" style="position:absolute;margin-left:551.65pt;margin-top:-56.8pt;width:1.2pt;height:1.6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20352" behindDoc="0" locked="0" layoutInCell="0" allowOverlap="1" wp14:anchorId="776560F4" wp14:editId="082F621E">
              <wp:simplePos x="0" y="0"/>
              <wp:positionH relativeFrom="column">
                <wp:posOffset>514350</wp:posOffset>
              </wp:positionH>
              <wp:positionV relativeFrom="paragraph">
                <wp:posOffset>-721360</wp:posOffset>
              </wp:positionV>
              <wp:extent cx="15240" cy="20320"/>
              <wp:effectExtent l="0" t="0" r="0" b="0"/>
              <wp:wrapNone/>
              <wp:docPr id="564040864" name="Rectangle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D5CCFF1" id="Rectangle 69" o:spid="_x0000_s1026" style="position:absolute;margin-left:40.5pt;margin-top:-56.8pt;width:1.2pt;height:1.6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19328" behindDoc="0" locked="0" layoutInCell="0" allowOverlap="1" wp14:anchorId="074576D7" wp14:editId="0F033E1F">
              <wp:simplePos x="0" y="0"/>
              <wp:positionH relativeFrom="column">
                <wp:posOffset>276225</wp:posOffset>
              </wp:positionH>
              <wp:positionV relativeFrom="paragraph">
                <wp:posOffset>-721360</wp:posOffset>
              </wp:positionV>
              <wp:extent cx="238125" cy="15240"/>
              <wp:effectExtent l="0" t="0" r="0" b="0"/>
              <wp:wrapNone/>
              <wp:docPr id="163352302" name="Rectangl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8125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24FDA4" id="Rectangle 68" o:spid="_x0000_s1026" style="position:absolute;margin-left:21.75pt;margin-top:-56.8pt;width:18.75pt;height:1.2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18304" behindDoc="0" locked="0" layoutInCell="0" allowOverlap="1" wp14:anchorId="0EECD5DF" wp14:editId="0360E9CF">
              <wp:simplePos x="0" y="0"/>
              <wp:positionH relativeFrom="column">
                <wp:posOffset>260985</wp:posOffset>
              </wp:positionH>
              <wp:positionV relativeFrom="paragraph">
                <wp:posOffset>-721360</wp:posOffset>
              </wp:positionV>
              <wp:extent cx="15240" cy="20320"/>
              <wp:effectExtent l="0" t="0" r="0" b="0"/>
              <wp:wrapNone/>
              <wp:docPr id="341726282" name="Rectangl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453391C" id="Rectangle 67" o:spid="_x0000_s1026" style="position:absolute;margin-left:20.55pt;margin-top:-56.8pt;width:1.2pt;height:1.6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17280" behindDoc="0" locked="0" layoutInCell="0" allowOverlap="1" wp14:anchorId="2ED59598" wp14:editId="44CCBFD9">
              <wp:simplePos x="0" y="0"/>
              <wp:positionH relativeFrom="column">
                <wp:posOffset>98425</wp:posOffset>
              </wp:positionH>
              <wp:positionV relativeFrom="paragraph">
                <wp:posOffset>-721360</wp:posOffset>
              </wp:positionV>
              <wp:extent cx="162560" cy="15240"/>
              <wp:effectExtent l="0" t="0" r="0" b="0"/>
              <wp:wrapNone/>
              <wp:docPr id="2097506089" name="Rectangle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2560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F80941" id="Rectangle 66" o:spid="_x0000_s1026" style="position:absolute;margin-left:7.75pt;margin-top:-56.8pt;width:12.8pt;height:1.2pt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16256" behindDoc="0" locked="0" layoutInCell="0" allowOverlap="1" wp14:anchorId="52D8A9EE" wp14:editId="42F31094">
              <wp:simplePos x="0" y="0"/>
              <wp:positionH relativeFrom="column">
                <wp:posOffset>83185</wp:posOffset>
              </wp:positionH>
              <wp:positionV relativeFrom="paragraph">
                <wp:posOffset>-721360</wp:posOffset>
              </wp:positionV>
              <wp:extent cx="15240" cy="20320"/>
              <wp:effectExtent l="0" t="0" r="0" b="0"/>
              <wp:wrapNone/>
              <wp:docPr id="471307509" name="Rectangl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1FE56A" id="Rectangle 65" o:spid="_x0000_s1026" style="position:absolute;margin-left:6.55pt;margin-top:-56.8pt;width:1.2pt;height:1.6pt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15232" behindDoc="0" locked="0" layoutInCell="0" allowOverlap="1" wp14:anchorId="5CFBF4C3" wp14:editId="0BD96651">
              <wp:simplePos x="0" y="0"/>
              <wp:positionH relativeFrom="column">
                <wp:posOffset>7005955</wp:posOffset>
              </wp:positionH>
              <wp:positionV relativeFrom="paragraph">
                <wp:posOffset>-1965325</wp:posOffset>
              </wp:positionV>
              <wp:extent cx="15240" cy="1243965"/>
              <wp:effectExtent l="0" t="0" r="0" b="0"/>
              <wp:wrapNone/>
              <wp:docPr id="916089929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24396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7439012" id="Rectangle 64" o:spid="_x0000_s1026" style="position:absolute;margin-left:551.65pt;margin-top:-154.75pt;width:1.2pt;height:97.95pt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14208" behindDoc="0" locked="0" layoutInCell="0" allowOverlap="1" wp14:anchorId="48E9CCDB" wp14:editId="31BAD43F">
              <wp:simplePos x="0" y="0"/>
              <wp:positionH relativeFrom="column">
                <wp:posOffset>514350</wp:posOffset>
              </wp:positionH>
              <wp:positionV relativeFrom="paragraph">
                <wp:posOffset>-1965325</wp:posOffset>
              </wp:positionV>
              <wp:extent cx="15240" cy="1243965"/>
              <wp:effectExtent l="0" t="0" r="0" b="0"/>
              <wp:wrapNone/>
              <wp:docPr id="1494220441" name="Rectangl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24396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0F9856" id="Rectangle 63" o:spid="_x0000_s1026" style="position:absolute;margin-left:40.5pt;margin-top:-154.75pt;width:1.2pt;height:97.95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13184" behindDoc="0" locked="0" layoutInCell="0" allowOverlap="1" wp14:anchorId="4C64DC9A" wp14:editId="6FA4E759">
              <wp:simplePos x="0" y="0"/>
              <wp:positionH relativeFrom="column">
                <wp:posOffset>260985</wp:posOffset>
              </wp:positionH>
              <wp:positionV relativeFrom="paragraph">
                <wp:posOffset>-1965325</wp:posOffset>
              </wp:positionV>
              <wp:extent cx="15240" cy="1243965"/>
              <wp:effectExtent l="0" t="0" r="0" b="0"/>
              <wp:wrapNone/>
              <wp:docPr id="1796441640" name="Rectangl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24396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3BB46B0" id="Rectangle 62" o:spid="_x0000_s1026" style="position:absolute;margin-left:20.55pt;margin-top:-154.75pt;width:1.2pt;height:97.95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12160" behindDoc="0" locked="0" layoutInCell="0" allowOverlap="1" wp14:anchorId="546FE120" wp14:editId="09C1500C">
              <wp:simplePos x="0" y="0"/>
              <wp:positionH relativeFrom="column">
                <wp:posOffset>83185</wp:posOffset>
              </wp:positionH>
              <wp:positionV relativeFrom="paragraph">
                <wp:posOffset>-1965325</wp:posOffset>
              </wp:positionV>
              <wp:extent cx="15240" cy="1243965"/>
              <wp:effectExtent l="0" t="0" r="0" b="0"/>
              <wp:wrapNone/>
              <wp:docPr id="1110455897" name="Rectangl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24396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12C539" id="Rectangle 61" o:spid="_x0000_s1026" style="position:absolute;margin-left:6.55pt;margin-top:-154.75pt;width:1.2pt;height:97.95pt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11136" behindDoc="0" locked="0" layoutInCell="0" allowOverlap="1" wp14:anchorId="631C7904" wp14:editId="6450551F">
              <wp:simplePos x="0" y="0"/>
              <wp:positionH relativeFrom="column">
                <wp:posOffset>7005955</wp:posOffset>
              </wp:positionH>
              <wp:positionV relativeFrom="paragraph">
                <wp:posOffset>-1985645</wp:posOffset>
              </wp:positionV>
              <wp:extent cx="15240" cy="20320"/>
              <wp:effectExtent l="0" t="0" r="0" b="0"/>
              <wp:wrapNone/>
              <wp:docPr id="1236224343" name="Rectangl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3B3F7B" id="Rectangle 60" o:spid="_x0000_s1026" style="position:absolute;margin-left:551.65pt;margin-top:-156.35pt;width:1.2pt;height:1.6pt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10112" behindDoc="0" locked="0" layoutInCell="0" allowOverlap="1" wp14:anchorId="565B79F9" wp14:editId="372C9DDE">
              <wp:simplePos x="0" y="0"/>
              <wp:positionH relativeFrom="column">
                <wp:posOffset>514350</wp:posOffset>
              </wp:positionH>
              <wp:positionV relativeFrom="paragraph">
                <wp:posOffset>-1985645</wp:posOffset>
              </wp:positionV>
              <wp:extent cx="15240" cy="20320"/>
              <wp:effectExtent l="0" t="0" r="0" b="0"/>
              <wp:wrapNone/>
              <wp:docPr id="860155797" name="Rectangl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3E8256B" id="Rectangle 59" o:spid="_x0000_s1026" style="position:absolute;margin-left:40.5pt;margin-top:-156.35pt;width:1.2pt;height:1.6pt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09088" behindDoc="0" locked="0" layoutInCell="0" allowOverlap="1" wp14:anchorId="0E633866" wp14:editId="7F43C5C5">
              <wp:simplePos x="0" y="0"/>
              <wp:positionH relativeFrom="column">
                <wp:posOffset>276225</wp:posOffset>
              </wp:positionH>
              <wp:positionV relativeFrom="paragraph">
                <wp:posOffset>-1985645</wp:posOffset>
              </wp:positionV>
              <wp:extent cx="238125" cy="15240"/>
              <wp:effectExtent l="0" t="0" r="0" b="0"/>
              <wp:wrapNone/>
              <wp:docPr id="1101793918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8125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E027E6" id="Rectangle 58" o:spid="_x0000_s1026" style="position:absolute;margin-left:21.75pt;margin-top:-156.35pt;width:18.75pt;height:1.2pt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08064" behindDoc="0" locked="0" layoutInCell="0" allowOverlap="1" wp14:anchorId="0F776CF6" wp14:editId="54C30D4F">
              <wp:simplePos x="0" y="0"/>
              <wp:positionH relativeFrom="column">
                <wp:posOffset>260985</wp:posOffset>
              </wp:positionH>
              <wp:positionV relativeFrom="paragraph">
                <wp:posOffset>-1985645</wp:posOffset>
              </wp:positionV>
              <wp:extent cx="15240" cy="20320"/>
              <wp:effectExtent l="0" t="0" r="0" b="0"/>
              <wp:wrapNone/>
              <wp:docPr id="255590545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D151A9" id="Rectangle 57" o:spid="_x0000_s1026" style="position:absolute;margin-left:20.55pt;margin-top:-156.35pt;width:1.2pt;height:1.6pt;z-index: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07040" behindDoc="0" locked="0" layoutInCell="0" allowOverlap="1" wp14:anchorId="739BCCEA" wp14:editId="57F1EB3E">
              <wp:simplePos x="0" y="0"/>
              <wp:positionH relativeFrom="column">
                <wp:posOffset>98425</wp:posOffset>
              </wp:positionH>
              <wp:positionV relativeFrom="paragraph">
                <wp:posOffset>-1985645</wp:posOffset>
              </wp:positionV>
              <wp:extent cx="162560" cy="15240"/>
              <wp:effectExtent l="0" t="0" r="0" b="0"/>
              <wp:wrapNone/>
              <wp:docPr id="709181013" name="Rectangl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2560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8620E9" id="Rectangle 56" o:spid="_x0000_s1026" style="position:absolute;margin-left:7.75pt;margin-top:-156.35pt;width:12.8pt;height:1.2pt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06016" behindDoc="0" locked="0" layoutInCell="0" allowOverlap="1" wp14:anchorId="3B112C03" wp14:editId="6514FF23">
              <wp:simplePos x="0" y="0"/>
              <wp:positionH relativeFrom="column">
                <wp:posOffset>83185</wp:posOffset>
              </wp:positionH>
              <wp:positionV relativeFrom="paragraph">
                <wp:posOffset>-1985645</wp:posOffset>
              </wp:positionV>
              <wp:extent cx="15240" cy="20320"/>
              <wp:effectExtent l="0" t="0" r="0" b="0"/>
              <wp:wrapNone/>
              <wp:docPr id="990312202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77A1C5" id="Rectangle 55" o:spid="_x0000_s1026" style="position:absolute;margin-left:6.55pt;margin-top:-156.35pt;width:1.2pt;height:1.6pt;z-index: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04992" behindDoc="0" locked="0" layoutInCell="0" allowOverlap="1" wp14:anchorId="1CD24470" wp14:editId="49A1D705">
              <wp:simplePos x="0" y="0"/>
              <wp:positionH relativeFrom="column">
                <wp:posOffset>7005955</wp:posOffset>
              </wp:positionH>
              <wp:positionV relativeFrom="paragraph">
                <wp:posOffset>-2859405</wp:posOffset>
              </wp:positionV>
              <wp:extent cx="15240" cy="873760"/>
              <wp:effectExtent l="0" t="0" r="0" b="0"/>
              <wp:wrapNone/>
              <wp:docPr id="169134102" name="Rectangle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87376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02414CA" id="Rectangle 54" o:spid="_x0000_s1026" style="position:absolute;margin-left:551.65pt;margin-top:-225.15pt;width:1.2pt;height:68.8pt;z-index: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03968" behindDoc="0" locked="0" layoutInCell="0" allowOverlap="1" wp14:anchorId="49982BE4" wp14:editId="1376984E">
              <wp:simplePos x="0" y="0"/>
              <wp:positionH relativeFrom="column">
                <wp:posOffset>514350</wp:posOffset>
              </wp:positionH>
              <wp:positionV relativeFrom="paragraph">
                <wp:posOffset>-2859405</wp:posOffset>
              </wp:positionV>
              <wp:extent cx="15240" cy="873760"/>
              <wp:effectExtent l="0" t="0" r="0" b="0"/>
              <wp:wrapNone/>
              <wp:docPr id="994816241" name="Rectangl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87376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847D14" id="Rectangle 53" o:spid="_x0000_s1026" style="position:absolute;margin-left:40.5pt;margin-top:-225.15pt;width:1.2pt;height:68.8pt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02944" behindDoc="0" locked="0" layoutInCell="0" allowOverlap="1" wp14:anchorId="6DD8B44C" wp14:editId="512DA440">
              <wp:simplePos x="0" y="0"/>
              <wp:positionH relativeFrom="column">
                <wp:posOffset>260985</wp:posOffset>
              </wp:positionH>
              <wp:positionV relativeFrom="paragraph">
                <wp:posOffset>-2859405</wp:posOffset>
              </wp:positionV>
              <wp:extent cx="15240" cy="873760"/>
              <wp:effectExtent l="0" t="0" r="0" b="0"/>
              <wp:wrapNone/>
              <wp:docPr id="2129847925" name="Rectangle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87376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A56C77B" id="Rectangle 52" o:spid="_x0000_s1026" style="position:absolute;margin-left:20.55pt;margin-top:-225.15pt;width:1.2pt;height:68.8pt;z-index: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01920" behindDoc="0" locked="0" layoutInCell="0" allowOverlap="1" wp14:anchorId="2D89CC16" wp14:editId="63CBC549">
              <wp:simplePos x="0" y="0"/>
              <wp:positionH relativeFrom="column">
                <wp:posOffset>83185</wp:posOffset>
              </wp:positionH>
              <wp:positionV relativeFrom="paragraph">
                <wp:posOffset>-2859405</wp:posOffset>
              </wp:positionV>
              <wp:extent cx="15240" cy="873760"/>
              <wp:effectExtent l="0" t="0" r="0" b="0"/>
              <wp:wrapNone/>
              <wp:docPr id="1021294516" name="Rectangle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87376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A15D3C4" id="Rectangle 51" o:spid="_x0000_s1026" style="position:absolute;margin-left:6.55pt;margin-top:-225.15pt;width:1.2pt;height:68.8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00896" behindDoc="0" locked="0" layoutInCell="0" allowOverlap="1" wp14:anchorId="1A6720DE" wp14:editId="5F83F479">
              <wp:simplePos x="0" y="0"/>
              <wp:positionH relativeFrom="column">
                <wp:posOffset>7005955</wp:posOffset>
              </wp:positionH>
              <wp:positionV relativeFrom="paragraph">
                <wp:posOffset>-2879725</wp:posOffset>
              </wp:positionV>
              <wp:extent cx="15240" cy="20320"/>
              <wp:effectExtent l="0" t="0" r="0" b="0"/>
              <wp:wrapNone/>
              <wp:docPr id="363763595" name="Rectangle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3D3048D" id="Rectangle 50" o:spid="_x0000_s1026" style="position:absolute;margin-left:551.65pt;margin-top:-226.75pt;width:1.2pt;height:1.6pt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599872" behindDoc="0" locked="0" layoutInCell="0" allowOverlap="1" wp14:anchorId="016492F5" wp14:editId="612B8749">
              <wp:simplePos x="0" y="0"/>
              <wp:positionH relativeFrom="column">
                <wp:posOffset>514350</wp:posOffset>
              </wp:positionH>
              <wp:positionV relativeFrom="paragraph">
                <wp:posOffset>-2879725</wp:posOffset>
              </wp:positionV>
              <wp:extent cx="15240" cy="20320"/>
              <wp:effectExtent l="0" t="0" r="0" b="0"/>
              <wp:wrapNone/>
              <wp:docPr id="1345160662" name="Rectangle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B9612A" id="Rectangle 49" o:spid="_x0000_s1026" style="position:absolute;margin-left:40.5pt;margin-top:-226.75pt;width:1.2pt;height:1.6pt;z-index: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598848" behindDoc="0" locked="0" layoutInCell="0" allowOverlap="1" wp14:anchorId="0A667E39" wp14:editId="67D6AB43">
              <wp:simplePos x="0" y="0"/>
              <wp:positionH relativeFrom="column">
                <wp:posOffset>276225</wp:posOffset>
              </wp:positionH>
              <wp:positionV relativeFrom="paragraph">
                <wp:posOffset>-2879725</wp:posOffset>
              </wp:positionV>
              <wp:extent cx="238125" cy="15240"/>
              <wp:effectExtent l="0" t="0" r="0" b="0"/>
              <wp:wrapNone/>
              <wp:docPr id="1082429759" name="Rectangle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8125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70011B" id="Rectangle 48" o:spid="_x0000_s1026" style="position:absolute;margin-left:21.75pt;margin-top:-226.75pt;width:18.75pt;height:1.2pt;z-index: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597824" behindDoc="0" locked="0" layoutInCell="0" allowOverlap="1" wp14:anchorId="1905138C" wp14:editId="5DD18A1F">
              <wp:simplePos x="0" y="0"/>
              <wp:positionH relativeFrom="column">
                <wp:posOffset>260985</wp:posOffset>
              </wp:positionH>
              <wp:positionV relativeFrom="paragraph">
                <wp:posOffset>-2879725</wp:posOffset>
              </wp:positionV>
              <wp:extent cx="15240" cy="20320"/>
              <wp:effectExtent l="0" t="0" r="0" b="0"/>
              <wp:wrapNone/>
              <wp:docPr id="14815312" name="Rectangle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9664BBF" id="Rectangle 47" o:spid="_x0000_s1026" style="position:absolute;margin-left:20.55pt;margin-top:-226.75pt;width:1.2pt;height:1.6pt;z-index: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596800" behindDoc="0" locked="0" layoutInCell="0" allowOverlap="1" wp14:anchorId="72CBA1BC" wp14:editId="405F10C3">
              <wp:simplePos x="0" y="0"/>
              <wp:positionH relativeFrom="column">
                <wp:posOffset>98425</wp:posOffset>
              </wp:positionH>
              <wp:positionV relativeFrom="paragraph">
                <wp:posOffset>-2879725</wp:posOffset>
              </wp:positionV>
              <wp:extent cx="162560" cy="15240"/>
              <wp:effectExtent l="0" t="0" r="0" b="0"/>
              <wp:wrapNone/>
              <wp:docPr id="888828460" name="Rectangl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2560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C568AE" id="Rectangle 46" o:spid="_x0000_s1026" style="position:absolute;margin-left:7.75pt;margin-top:-226.75pt;width:12.8pt;height:1.2pt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595776" behindDoc="0" locked="0" layoutInCell="0" allowOverlap="1" wp14:anchorId="09089084" wp14:editId="495A08EF">
              <wp:simplePos x="0" y="0"/>
              <wp:positionH relativeFrom="column">
                <wp:posOffset>83185</wp:posOffset>
              </wp:positionH>
              <wp:positionV relativeFrom="paragraph">
                <wp:posOffset>-2879725</wp:posOffset>
              </wp:positionV>
              <wp:extent cx="15240" cy="20320"/>
              <wp:effectExtent l="0" t="0" r="0" b="0"/>
              <wp:wrapNone/>
              <wp:docPr id="62533271" name="Rectangle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DD1330C" id="Rectangle 45" o:spid="_x0000_s1026" style="position:absolute;margin-left:6.55pt;margin-top:-226.75pt;width:1.2pt;height:1.6pt;z-index: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594752" behindDoc="0" locked="0" layoutInCell="0" allowOverlap="1" wp14:anchorId="289CC057" wp14:editId="4321EC97">
              <wp:simplePos x="0" y="0"/>
              <wp:positionH relativeFrom="column">
                <wp:posOffset>7005955</wp:posOffset>
              </wp:positionH>
              <wp:positionV relativeFrom="paragraph">
                <wp:posOffset>-3753485</wp:posOffset>
              </wp:positionV>
              <wp:extent cx="15240" cy="873760"/>
              <wp:effectExtent l="0" t="0" r="0" b="0"/>
              <wp:wrapNone/>
              <wp:docPr id="1084522508" name="Rectangle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87376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C01EB5" id="Rectangle 44" o:spid="_x0000_s1026" style="position:absolute;margin-left:551.65pt;margin-top:-295.55pt;width:1.2pt;height:68.8pt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593728" behindDoc="0" locked="0" layoutInCell="0" allowOverlap="1" wp14:anchorId="208B9FC6" wp14:editId="54C9AF9A">
              <wp:simplePos x="0" y="0"/>
              <wp:positionH relativeFrom="column">
                <wp:posOffset>514350</wp:posOffset>
              </wp:positionH>
              <wp:positionV relativeFrom="paragraph">
                <wp:posOffset>-3753485</wp:posOffset>
              </wp:positionV>
              <wp:extent cx="15240" cy="873760"/>
              <wp:effectExtent l="0" t="0" r="0" b="0"/>
              <wp:wrapNone/>
              <wp:docPr id="507439126" name="Rectangle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87376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C99810" id="Rectangle 43" o:spid="_x0000_s1026" style="position:absolute;margin-left:40.5pt;margin-top:-295.55pt;width:1.2pt;height:68.8pt;z-index: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592704" behindDoc="0" locked="0" layoutInCell="0" allowOverlap="1" wp14:anchorId="277D446D" wp14:editId="77E8F7C6">
              <wp:simplePos x="0" y="0"/>
              <wp:positionH relativeFrom="column">
                <wp:posOffset>260985</wp:posOffset>
              </wp:positionH>
              <wp:positionV relativeFrom="paragraph">
                <wp:posOffset>-3753485</wp:posOffset>
              </wp:positionV>
              <wp:extent cx="15240" cy="873760"/>
              <wp:effectExtent l="0" t="0" r="0" b="0"/>
              <wp:wrapNone/>
              <wp:docPr id="604033008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87376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D36629" id="Rectangle 42" o:spid="_x0000_s1026" style="position:absolute;margin-left:20.55pt;margin-top:-295.55pt;width:1.2pt;height:68.8pt;z-index: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591680" behindDoc="0" locked="0" layoutInCell="0" allowOverlap="1" wp14:anchorId="0BB6C6BE" wp14:editId="4618058E">
              <wp:simplePos x="0" y="0"/>
              <wp:positionH relativeFrom="column">
                <wp:posOffset>83185</wp:posOffset>
              </wp:positionH>
              <wp:positionV relativeFrom="paragraph">
                <wp:posOffset>-3753485</wp:posOffset>
              </wp:positionV>
              <wp:extent cx="15240" cy="873760"/>
              <wp:effectExtent l="0" t="0" r="0" b="0"/>
              <wp:wrapNone/>
              <wp:docPr id="1195956279" name="Rectangle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87376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5F2878C" id="Rectangle 41" o:spid="_x0000_s1026" style="position:absolute;margin-left:6.55pt;margin-top:-295.55pt;width:1.2pt;height:68.8pt;z-index: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590656" behindDoc="0" locked="0" layoutInCell="0" allowOverlap="1" wp14:anchorId="7DF322E3" wp14:editId="2FB2E3CC">
              <wp:simplePos x="0" y="0"/>
              <wp:positionH relativeFrom="column">
                <wp:posOffset>7005955</wp:posOffset>
              </wp:positionH>
              <wp:positionV relativeFrom="paragraph">
                <wp:posOffset>-3773805</wp:posOffset>
              </wp:positionV>
              <wp:extent cx="15240" cy="20320"/>
              <wp:effectExtent l="0" t="0" r="0" b="0"/>
              <wp:wrapNone/>
              <wp:docPr id="949554315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B3173B2" id="Rectangle 40" o:spid="_x0000_s1026" style="position:absolute;margin-left:551.65pt;margin-top:-297.15pt;width:1.2pt;height:1.6pt;z-index: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589632" behindDoc="0" locked="0" layoutInCell="0" allowOverlap="1" wp14:anchorId="738E63AF" wp14:editId="1C5C1249">
              <wp:simplePos x="0" y="0"/>
              <wp:positionH relativeFrom="column">
                <wp:posOffset>514350</wp:posOffset>
              </wp:positionH>
              <wp:positionV relativeFrom="paragraph">
                <wp:posOffset>-3773805</wp:posOffset>
              </wp:positionV>
              <wp:extent cx="15240" cy="20320"/>
              <wp:effectExtent l="0" t="0" r="0" b="0"/>
              <wp:wrapNone/>
              <wp:docPr id="781053480" name="Rectangl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230DB18" id="Rectangle 39" o:spid="_x0000_s1026" style="position:absolute;margin-left:40.5pt;margin-top:-297.15pt;width:1.2pt;height:1.6pt;z-index: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588608" behindDoc="0" locked="0" layoutInCell="0" allowOverlap="1" wp14:anchorId="38932F47" wp14:editId="30D89AB0">
              <wp:simplePos x="0" y="0"/>
              <wp:positionH relativeFrom="column">
                <wp:posOffset>276225</wp:posOffset>
              </wp:positionH>
              <wp:positionV relativeFrom="paragraph">
                <wp:posOffset>-3773805</wp:posOffset>
              </wp:positionV>
              <wp:extent cx="238125" cy="15240"/>
              <wp:effectExtent l="0" t="0" r="0" b="0"/>
              <wp:wrapNone/>
              <wp:docPr id="1239400847" name="Rectangl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8125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F8A1D7" id="Rectangle 38" o:spid="_x0000_s1026" style="position:absolute;margin-left:21.75pt;margin-top:-297.15pt;width:18.75pt;height:1.2pt;z-index: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587584" behindDoc="0" locked="0" layoutInCell="0" allowOverlap="1" wp14:anchorId="018996A1" wp14:editId="444D1ED5">
              <wp:simplePos x="0" y="0"/>
              <wp:positionH relativeFrom="column">
                <wp:posOffset>260985</wp:posOffset>
              </wp:positionH>
              <wp:positionV relativeFrom="paragraph">
                <wp:posOffset>-3773805</wp:posOffset>
              </wp:positionV>
              <wp:extent cx="15240" cy="20320"/>
              <wp:effectExtent l="0" t="0" r="0" b="0"/>
              <wp:wrapNone/>
              <wp:docPr id="1872654490" name="Rectangl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B562D46" id="Rectangle 37" o:spid="_x0000_s1026" style="position:absolute;margin-left:20.55pt;margin-top:-297.15pt;width:1.2pt;height:1.6pt;z-index: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586560" behindDoc="0" locked="0" layoutInCell="0" allowOverlap="1" wp14:anchorId="16645E2E" wp14:editId="3AA2962E">
              <wp:simplePos x="0" y="0"/>
              <wp:positionH relativeFrom="column">
                <wp:posOffset>98425</wp:posOffset>
              </wp:positionH>
              <wp:positionV relativeFrom="paragraph">
                <wp:posOffset>-3773805</wp:posOffset>
              </wp:positionV>
              <wp:extent cx="162560" cy="15240"/>
              <wp:effectExtent l="0" t="0" r="0" b="0"/>
              <wp:wrapNone/>
              <wp:docPr id="1493890897" name="Rectangl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2560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1D38FF7" id="Rectangle 36" o:spid="_x0000_s1026" style="position:absolute;margin-left:7.75pt;margin-top:-297.15pt;width:12.8pt;height:1.2pt;z-index: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585536" behindDoc="0" locked="0" layoutInCell="0" allowOverlap="1" wp14:anchorId="237DCD53" wp14:editId="2CF8D554">
              <wp:simplePos x="0" y="0"/>
              <wp:positionH relativeFrom="column">
                <wp:posOffset>83185</wp:posOffset>
              </wp:positionH>
              <wp:positionV relativeFrom="paragraph">
                <wp:posOffset>-3773805</wp:posOffset>
              </wp:positionV>
              <wp:extent cx="15240" cy="20320"/>
              <wp:effectExtent l="0" t="0" r="0" b="0"/>
              <wp:wrapNone/>
              <wp:docPr id="1901808842" name="Rectangl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9C89523" id="Rectangle 35" o:spid="_x0000_s1026" style="position:absolute;margin-left:6.55pt;margin-top:-297.15pt;width:1.2pt;height:1.6pt;z-index: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" o:allowincell="f" fillcolor="black" stroked="f"/>
          </w:pict>
        </mc:Fallback>
      </mc:AlternateContent>
    </w:r>
  </w:p>
  <w:p w14:paraId="17F0B29C" w14:textId="21F1BEE7" w:rsidR="00955FE2" w:rsidRDefault="00F4481C">
    <w:pPr>
      <w:pStyle w:val="Sidfot"/>
      <w:ind w:left="10620" w:right="360"/>
      <w:jc w:val="center"/>
      <w:rPr>
        <w:rFonts w:ascii="Arial" w:hAnsi="Arial"/>
        <w:sz w:val="22"/>
      </w:rPr>
    </w:pP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37088" behindDoc="0" locked="0" layoutInCell="0" allowOverlap="1" wp14:anchorId="2C3ABA7D" wp14:editId="2838B12C">
              <wp:simplePos x="0" y="0"/>
              <wp:positionH relativeFrom="column">
                <wp:posOffset>7005955</wp:posOffset>
              </wp:positionH>
              <wp:positionV relativeFrom="paragraph">
                <wp:posOffset>-160655</wp:posOffset>
              </wp:positionV>
              <wp:extent cx="15240" cy="167640"/>
              <wp:effectExtent l="0" t="0" r="0" b="0"/>
              <wp:wrapNone/>
              <wp:docPr id="367575122" name="Rectangle 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676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8D20D38" id="Rectangle 183" o:spid="_x0000_s1026" style="position:absolute;margin-left:551.65pt;margin-top:-12.65pt;width:1.2pt;height:13.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34016" behindDoc="0" locked="0" layoutInCell="0" allowOverlap="1" wp14:anchorId="64111A9F" wp14:editId="32C2C6E1">
              <wp:simplePos x="0" y="0"/>
              <wp:positionH relativeFrom="column">
                <wp:posOffset>6645910</wp:posOffset>
              </wp:positionH>
              <wp:positionV relativeFrom="paragraph">
                <wp:posOffset>-160655</wp:posOffset>
              </wp:positionV>
              <wp:extent cx="15240" cy="167640"/>
              <wp:effectExtent l="0" t="0" r="0" b="0"/>
              <wp:wrapNone/>
              <wp:docPr id="851608193" name="Rectangle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676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EFF70E1" id="Rectangle 180" o:spid="_x0000_s1026" style="position:absolute;margin-left:523.3pt;margin-top:-12.65pt;width:1.2pt;height:13.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30944" behindDoc="0" locked="0" layoutInCell="0" allowOverlap="1" wp14:anchorId="7F3739B6" wp14:editId="563541EC">
              <wp:simplePos x="0" y="0"/>
              <wp:positionH relativeFrom="column">
                <wp:posOffset>2778125</wp:posOffset>
              </wp:positionH>
              <wp:positionV relativeFrom="paragraph">
                <wp:posOffset>-160655</wp:posOffset>
              </wp:positionV>
              <wp:extent cx="15240" cy="167640"/>
              <wp:effectExtent l="0" t="0" r="0" b="0"/>
              <wp:wrapNone/>
              <wp:docPr id="1364586090" name="Rectangle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676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3CCD57" id="Rectangle 177" o:spid="_x0000_s1026" style="position:absolute;margin-left:218.75pt;margin-top:-12.65pt;width:1.2pt;height:13.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27872" behindDoc="0" locked="0" layoutInCell="0" allowOverlap="1" wp14:anchorId="04ADEB83" wp14:editId="574D6530">
              <wp:simplePos x="0" y="0"/>
              <wp:positionH relativeFrom="column">
                <wp:posOffset>2418080</wp:posOffset>
              </wp:positionH>
              <wp:positionV relativeFrom="paragraph">
                <wp:posOffset>-160655</wp:posOffset>
              </wp:positionV>
              <wp:extent cx="15240" cy="167640"/>
              <wp:effectExtent l="0" t="0" r="0" b="0"/>
              <wp:wrapNone/>
              <wp:docPr id="737232740" name="Rectangle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676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1D852F8" id="Rectangle 174" o:spid="_x0000_s1026" style="position:absolute;margin-left:190.4pt;margin-top:-12.65pt;width:1.2pt;height:13.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24800" behindDoc="0" locked="0" layoutInCell="0" allowOverlap="1" wp14:anchorId="1F30C5C0" wp14:editId="3528366C">
              <wp:simplePos x="0" y="0"/>
              <wp:positionH relativeFrom="column">
                <wp:posOffset>1915160</wp:posOffset>
              </wp:positionH>
              <wp:positionV relativeFrom="paragraph">
                <wp:posOffset>-160655</wp:posOffset>
              </wp:positionV>
              <wp:extent cx="15240" cy="167640"/>
              <wp:effectExtent l="0" t="0" r="0" b="0"/>
              <wp:wrapNone/>
              <wp:docPr id="966264391" name="Rectangle 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676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5C7B6F5" id="Rectangle 171" o:spid="_x0000_s1026" style="position:absolute;margin-left:150.8pt;margin-top:-12.65pt;width:1.2pt;height:13.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21728" behindDoc="0" locked="0" layoutInCell="0" allowOverlap="1" wp14:anchorId="2D1F2354" wp14:editId="7135E825">
              <wp:simplePos x="0" y="0"/>
              <wp:positionH relativeFrom="column">
                <wp:posOffset>1123950</wp:posOffset>
              </wp:positionH>
              <wp:positionV relativeFrom="paragraph">
                <wp:posOffset>-160655</wp:posOffset>
              </wp:positionV>
              <wp:extent cx="14605" cy="167640"/>
              <wp:effectExtent l="0" t="0" r="0" b="0"/>
              <wp:wrapNone/>
              <wp:docPr id="1206972472" name="Rectangle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605" cy="1676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1D48F09" id="Rectangle 168" o:spid="_x0000_s1026" style="position:absolute;margin-left:88.5pt;margin-top:-12.65pt;width:1.15pt;height:13.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18656" behindDoc="0" locked="0" layoutInCell="0" allowOverlap="1" wp14:anchorId="1E9B196C" wp14:editId="6BD9D714">
              <wp:simplePos x="0" y="0"/>
              <wp:positionH relativeFrom="column">
                <wp:posOffset>763270</wp:posOffset>
              </wp:positionH>
              <wp:positionV relativeFrom="paragraph">
                <wp:posOffset>-160655</wp:posOffset>
              </wp:positionV>
              <wp:extent cx="15240" cy="167640"/>
              <wp:effectExtent l="0" t="0" r="0" b="0"/>
              <wp:wrapNone/>
              <wp:docPr id="261170721" name="Rectangle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676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D30979" id="Rectangle 165" o:spid="_x0000_s1026" style="position:absolute;margin-left:60.1pt;margin-top:-12.65pt;width:1.2pt;height:13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15584" behindDoc="0" locked="0" layoutInCell="0" allowOverlap="1" wp14:anchorId="3F2AF7C9" wp14:editId="0640DABE">
              <wp:simplePos x="0" y="0"/>
              <wp:positionH relativeFrom="column">
                <wp:posOffset>514350</wp:posOffset>
              </wp:positionH>
              <wp:positionV relativeFrom="paragraph">
                <wp:posOffset>-160655</wp:posOffset>
              </wp:positionV>
              <wp:extent cx="15240" cy="167640"/>
              <wp:effectExtent l="0" t="0" r="0" b="0"/>
              <wp:wrapNone/>
              <wp:docPr id="323920004" name="Rectangle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676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E0BF2E" id="Rectangle 162" o:spid="_x0000_s1026" style="position:absolute;margin-left:40.5pt;margin-top:-12.65pt;width:1.2pt;height:13.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12512" behindDoc="0" locked="0" layoutInCell="0" allowOverlap="1" wp14:anchorId="6E70B2A8" wp14:editId="6E933B0F">
              <wp:simplePos x="0" y="0"/>
              <wp:positionH relativeFrom="column">
                <wp:posOffset>260985</wp:posOffset>
              </wp:positionH>
              <wp:positionV relativeFrom="paragraph">
                <wp:posOffset>-160655</wp:posOffset>
              </wp:positionV>
              <wp:extent cx="15240" cy="167640"/>
              <wp:effectExtent l="0" t="0" r="0" b="0"/>
              <wp:wrapNone/>
              <wp:docPr id="903872500" name="Rectangle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676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06933E0" id="Rectangle 159" o:spid="_x0000_s1026" style="position:absolute;margin-left:20.55pt;margin-top:-12.65pt;width:1.2pt;height:13.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08416" behindDoc="0" locked="0" layoutInCell="0" allowOverlap="1" wp14:anchorId="7482D2A9" wp14:editId="6E633EA8">
              <wp:simplePos x="0" y="0"/>
              <wp:positionH relativeFrom="column">
                <wp:posOffset>83185</wp:posOffset>
              </wp:positionH>
              <wp:positionV relativeFrom="paragraph">
                <wp:posOffset>-160655</wp:posOffset>
              </wp:positionV>
              <wp:extent cx="15240" cy="167640"/>
              <wp:effectExtent l="0" t="0" r="0" b="0"/>
              <wp:wrapNone/>
              <wp:docPr id="1073603884" name="Rectangl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676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523AA2" id="Rectangle 155" o:spid="_x0000_s1026" style="position:absolute;margin-left:6.55pt;margin-top:-12.65pt;width:1.2pt;height:13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92032" behindDoc="0" locked="0" layoutInCell="0" allowOverlap="1" wp14:anchorId="59D89282" wp14:editId="1ACB0FDC">
              <wp:simplePos x="0" y="0"/>
              <wp:positionH relativeFrom="column">
                <wp:posOffset>2494280</wp:posOffset>
              </wp:positionH>
              <wp:positionV relativeFrom="paragraph">
                <wp:posOffset>-135255</wp:posOffset>
              </wp:positionV>
              <wp:extent cx="274320" cy="137160"/>
              <wp:effectExtent l="0" t="0" r="0" b="0"/>
              <wp:wrapNone/>
              <wp:docPr id="193663221" name="Rectangle 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4320" cy="137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B43327" w14:textId="77777777" w:rsidR="00955FE2" w:rsidRDefault="00F4481C">
                          <w:r>
                            <w:rPr>
                              <w:rFonts w:ascii="Arial" w:hAnsi="Arial"/>
                              <w:color w:val="000000"/>
                              <w:sz w:val="16"/>
                              <w:lang w:val="en-US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9D89282" id="Rectangle 139" o:spid="_x0000_s1032" style="position:absolute;left:0;text-align:left;margin-left:196.4pt;margin-top:-10.65pt;width:21.6pt;height:10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" o:allowincell="f" filled="f" stroked="f">
              <v:textbox inset="0,0,0,0">
                <w:txbxContent>
                  <w:p w14:paraId="4DB43327" w14:textId="77777777" w:rsidR="00955FE2" w:rsidRDefault="00F4481C">
                    <w:r>
                      <w:rPr>
                        <w:rFonts w:ascii="Arial" w:hAnsi="Arial"/>
                        <w:color w:val="000000"/>
                        <w:sz w:val="16"/>
                        <w:lang w:val="en-US"/>
                      </w:rPr>
                      <w:t>Дата</w:t>
                    </w:r>
                  </w:p>
                </w:txbxContent>
              </v:textbox>
            </v:rect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91008" behindDoc="0" locked="0" layoutInCell="0" allowOverlap="1" wp14:anchorId="64795B78" wp14:editId="1D73BF95">
              <wp:simplePos x="0" y="0"/>
              <wp:positionH relativeFrom="column">
                <wp:posOffset>2042160</wp:posOffset>
              </wp:positionH>
              <wp:positionV relativeFrom="paragraph">
                <wp:posOffset>-135255</wp:posOffset>
              </wp:positionV>
              <wp:extent cx="309880" cy="137160"/>
              <wp:effectExtent l="0" t="0" r="0" b="0"/>
              <wp:wrapNone/>
              <wp:docPr id="1516324944" name="Rectangle 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9880" cy="137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F9B637" w14:textId="77777777" w:rsidR="00955FE2" w:rsidRDefault="00F4481C">
                          <w:r>
                            <w:rPr>
                              <w:rFonts w:ascii="Arial" w:hAnsi="Arial"/>
                              <w:color w:val="000000"/>
                              <w:sz w:val="16"/>
                              <w:lang w:val="en-US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4795B78" id="Rectangle 138" o:spid="_x0000_s1033" style="position:absolute;left:0;text-align:left;margin-left:160.8pt;margin-top:-10.65pt;width:24.4pt;height:10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" o:allowincell="f" filled="f" stroked="f">
              <v:textbox inset="0,0,0,0">
                <w:txbxContent>
                  <w:p w14:paraId="50F9B637" w14:textId="77777777" w:rsidR="00955FE2" w:rsidRDefault="00F4481C">
                    <w:r>
                      <w:rPr>
                        <w:rFonts w:ascii="Arial" w:hAnsi="Arial"/>
                        <w:color w:val="000000"/>
                        <w:sz w:val="16"/>
                        <w:lang w:val="en-US"/>
                      </w:rPr>
                      <w:t>Подп.</w:t>
                    </w:r>
                  </w:p>
                </w:txbxContent>
              </v:textbox>
            </v:rect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89984" behindDoc="0" locked="0" layoutInCell="0" allowOverlap="1" wp14:anchorId="1EB6E70F" wp14:editId="7DD3602B">
              <wp:simplePos x="0" y="0"/>
              <wp:positionH relativeFrom="column">
                <wp:posOffset>1306195</wp:posOffset>
              </wp:positionH>
              <wp:positionV relativeFrom="paragraph">
                <wp:posOffset>-135255</wp:posOffset>
              </wp:positionV>
              <wp:extent cx="492125" cy="137160"/>
              <wp:effectExtent l="0" t="0" r="0" b="0"/>
              <wp:wrapNone/>
              <wp:docPr id="1243924332" name="Rectangle 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2125" cy="137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9E3D5B" w14:textId="77777777" w:rsidR="00955FE2" w:rsidRDefault="00F4481C">
                          <w:r>
                            <w:rPr>
                              <w:rFonts w:ascii="Arial" w:hAnsi="Arial"/>
                              <w:color w:val="000000"/>
                              <w:sz w:val="16"/>
                              <w:lang w:val="en-US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B6E70F" id="Rectangle 137" o:spid="_x0000_s1034" style="position:absolute;left:0;text-align:left;margin-left:102.85pt;margin-top:-10.65pt;width:38.75pt;height:10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" o:allowincell="f" filled="f" stroked="f">
              <v:textbox inset="0,0,0,0">
                <w:txbxContent>
                  <w:p w14:paraId="2B9E3D5B" w14:textId="77777777" w:rsidR="00955FE2" w:rsidRDefault="00F4481C">
                    <w:r>
                      <w:rPr>
                        <w:rFonts w:ascii="Arial" w:hAnsi="Arial"/>
                        <w:color w:val="000000"/>
                        <w:sz w:val="16"/>
                        <w:lang w:val="en-US"/>
                      </w:rPr>
                      <w:t>№ докум.</w:t>
                    </w:r>
                  </w:p>
                </w:txbxContent>
              </v:textbox>
            </v:rect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88960" behindDoc="0" locked="0" layoutInCell="0" allowOverlap="1" wp14:anchorId="69CAE378" wp14:editId="096FCF9D">
              <wp:simplePos x="0" y="0"/>
              <wp:positionH relativeFrom="column">
                <wp:posOffset>849630</wp:posOffset>
              </wp:positionH>
              <wp:positionV relativeFrom="paragraph">
                <wp:posOffset>-135255</wp:posOffset>
              </wp:positionV>
              <wp:extent cx="259080" cy="137160"/>
              <wp:effectExtent l="0" t="0" r="0" b="0"/>
              <wp:wrapNone/>
              <wp:docPr id="378043730" name="Rectangle 1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9080" cy="137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EE0338" w14:textId="77777777" w:rsidR="00955FE2" w:rsidRDefault="00F4481C">
                          <w:r>
                            <w:rPr>
                              <w:rFonts w:ascii="Arial" w:hAnsi="Arial"/>
                              <w:color w:val="000000"/>
                              <w:sz w:val="16"/>
                              <w:lang w:val="en-US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9CAE378" id="Rectangle 136" o:spid="_x0000_s1035" style="position:absolute;left:0;text-align:left;margin-left:66.9pt;margin-top:-10.65pt;width:20.4pt;height:10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" o:allowincell="f" filled="f" stroked="f">
              <v:textbox inset="0,0,0,0">
                <w:txbxContent>
                  <w:p w14:paraId="73EE0338" w14:textId="77777777" w:rsidR="00955FE2" w:rsidRDefault="00F4481C">
                    <w:r>
                      <w:rPr>
                        <w:rFonts w:ascii="Arial" w:hAnsi="Arial"/>
                        <w:color w:val="000000"/>
                        <w:sz w:val="16"/>
                        <w:lang w:val="en-US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87936" behindDoc="0" locked="0" layoutInCell="0" allowOverlap="1" wp14:anchorId="27855534" wp14:editId="2742534F">
              <wp:simplePos x="0" y="0"/>
              <wp:positionH relativeFrom="column">
                <wp:posOffset>539750</wp:posOffset>
              </wp:positionH>
              <wp:positionV relativeFrom="paragraph">
                <wp:posOffset>-135255</wp:posOffset>
              </wp:positionV>
              <wp:extent cx="228600" cy="137160"/>
              <wp:effectExtent l="0" t="0" r="0" b="0"/>
              <wp:wrapNone/>
              <wp:docPr id="1468496543" name="Rectangle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28600" cy="137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15B8C3" w14:textId="77777777" w:rsidR="00955FE2" w:rsidRDefault="00F4481C">
                          <w:r>
                            <w:rPr>
                              <w:rFonts w:ascii="Arial" w:hAnsi="Arial"/>
                              <w:color w:val="000000"/>
                              <w:sz w:val="16"/>
                              <w:lang w:val="en-US"/>
                            </w:rPr>
                            <w:t>Изм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855534" id="Rectangle 135" o:spid="_x0000_s1036" style="position:absolute;left:0;text-align:left;margin-left:42.5pt;margin-top:-10.65pt;width:18pt;height:10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" o:allowincell="f" filled="f" stroked="f">
              <v:textbox inset="0,0,0,0">
                <w:txbxContent>
                  <w:p w14:paraId="1A15B8C3" w14:textId="77777777" w:rsidR="00955FE2" w:rsidRDefault="00F4481C">
                    <w:r>
                      <w:rPr>
                        <w:rFonts w:ascii="Arial" w:hAnsi="Arial"/>
                        <w:color w:val="000000"/>
                        <w:sz w:val="16"/>
                        <w:lang w:val="en-US"/>
                      </w:rPr>
                      <w:t>Изм</w:t>
                    </w:r>
                  </w:p>
                </w:txbxContent>
              </v:textbox>
            </v:rect>
          </w:pict>
        </mc:Fallback>
      </mc:AlternateContent>
    </w:r>
  </w:p>
  <w:p w14:paraId="0800CE30" w14:textId="0D4C97B7" w:rsidR="00955FE2" w:rsidRDefault="00F4481C">
    <w:pPr>
      <w:pStyle w:val="Sidfot"/>
      <w:ind w:left="10620" w:right="360"/>
      <w:jc w:val="center"/>
      <w:rPr>
        <w:rFonts w:ascii="Arial" w:hAnsi="Arial"/>
        <w:sz w:val="22"/>
      </w:rPr>
    </w:pP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41184" behindDoc="0" locked="0" layoutInCell="0" allowOverlap="1" wp14:anchorId="412260DD" wp14:editId="0FFA3840">
              <wp:simplePos x="0" y="0"/>
              <wp:positionH relativeFrom="column">
                <wp:posOffset>6300470</wp:posOffset>
              </wp:positionH>
              <wp:positionV relativeFrom="paragraph">
                <wp:posOffset>-133350</wp:posOffset>
              </wp:positionV>
              <wp:extent cx="127000" cy="167640"/>
              <wp:effectExtent l="0" t="0" r="0" b="0"/>
              <wp:wrapNone/>
              <wp:docPr id="620706467" name="Rectangle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700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B43CEA" w14:textId="77777777" w:rsidR="00955FE2" w:rsidRDefault="00955FE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2260DD" id="Rectangle 187" o:spid="_x0000_s1037" style="position:absolute;left:0;text-align:left;margin-left:496.1pt;margin-top:-10.5pt;width:10pt;height:13.2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" o:allowincell="f" filled="f" stroked="f">
              <v:textbox inset="0,0,0,0">
                <w:txbxContent>
                  <w:p w14:paraId="62B43CEA" w14:textId="77777777" w:rsidR="00955FE2" w:rsidRDefault="00955FE2"/>
                </w:txbxContent>
              </v:textbox>
            </v:rect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40160" behindDoc="0" locked="0" layoutInCell="0" allowOverlap="1" wp14:anchorId="5EEAE83B" wp14:editId="5916238A">
              <wp:simplePos x="0" y="0"/>
              <wp:positionH relativeFrom="column">
                <wp:posOffset>2321560</wp:posOffset>
              </wp:positionH>
              <wp:positionV relativeFrom="paragraph">
                <wp:posOffset>-133350</wp:posOffset>
              </wp:positionV>
              <wp:extent cx="4507230" cy="167640"/>
              <wp:effectExtent l="0" t="0" r="0" b="0"/>
              <wp:wrapNone/>
              <wp:docPr id="425123359" name="Rectangle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50723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864677" w14:textId="77777777" w:rsidR="00955FE2" w:rsidRDefault="00F4481C">
                          <w:r>
                            <w:rPr>
                              <w:rFonts w:ascii="Arial" w:hAnsi="Arial"/>
                              <w:color w:val="000000"/>
                              <w:sz w:val="18"/>
                            </w:rPr>
                            <w:t>Копировал                                                                                           Формат А 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EEAE83B" id="Rectangle 186" o:spid="_x0000_s1038" style="position:absolute;left:0;text-align:left;margin-left:182.8pt;margin-top:-10.5pt;width:354.9pt;height:13.2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" o:allowincell="f" filled="f" stroked="f">
              <v:textbox inset="0,0,0,0">
                <w:txbxContent>
                  <w:p w14:paraId="51864677" w14:textId="77777777" w:rsidR="00955FE2" w:rsidRDefault="00F4481C">
                    <w:r>
                      <w:rPr>
                        <w:rFonts w:ascii="Arial" w:hAnsi="Arial"/>
                        <w:color w:val="000000"/>
                        <w:sz w:val="18"/>
                      </w:rPr>
                      <w:t>Копировал                                                                                           Формат А 4</w:t>
                    </w:r>
                  </w:p>
                </w:txbxContent>
              </v:textbox>
            </v:rect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39136" behindDoc="0" locked="0" layoutInCell="0" allowOverlap="1" wp14:anchorId="74DC197D" wp14:editId="7E0EBF72">
              <wp:simplePos x="0" y="0"/>
              <wp:positionH relativeFrom="column">
                <wp:posOffset>7005955</wp:posOffset>
              </wp:positionH>
              <wp:positionV relativeFrom="paragraph">
                <wp:posOffset>-153670</wp:posOffset>
              </wp:positionV>
              <wp:extent cx="15240" cy="15240"/>
              <wp:effectExtent l="0" t="0" r="0" b="0"/>
              <wp:wrapNone/>
              <wp:docPr id="137412198" name="Rectangle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161E31A" id="Rectangle 185" o:spid="_x0000_s1026" style="position:absolute;margin-left:551.65pt;margin-top:-12.1pt;width:1.2pt;height:1.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38112" behindDoc="0" locked="0" layoutInCell="0" allowOverlap="1" wp14:anchorId="3ACACC7E" wp14:editId="0B8066D1">
              <wp:simplePos x="0" y="0"/>
              <wp:positionH relativeFrom="column">
                <wp:posOffset>7005955</wp:posOffset>
              </wp:positionH>
              <wp:positionV relativeFrom="paragraph">
                <wp:posOffset>-153670</wp:posOffset>
              </wp:positionV>
              <wp:extent cx="15240" cy="15240"/>
              <wp:effectExtent l="0" t="0" r="0" b="0"/>
              <wp:wrapNone/>
              <wp:docPr id="400460579" name="Rectangle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037ACE6" id="Rectangle 184" o:spid="_x0000_s1026" style="position:absolute;margin-left:551.65pt;margin-top:-12.1pt;width:1.2pt;height:1.2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36064" behindDoc="0" locked="0" layoutInCell="0" allowOverlap="1" wp14:anchorId="1113CFD3" wp14:editId="13FB95B0">
              <wp:simplePos x="0" y="0"/>
              <wp:positionH relativeFrom="column">
                <wp:posOffset>6661150</wp:posOffset>
              </wp:positionH>
              <wp:positionV relativeFrom="paragraph">
                <wp:posOffset>-153670</wp:posOffset>
              </wp:positionV>
              <wp:extent cx="344805" cy="15240"/>
              <wp:effectExtent l="0" t="0" r="0" b="0"/>
              <wp:wrapNone/>
              <wp:docPr id="1066112869" name="Rectangle 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4805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78DE92B" id="Rectangle 182" o:spid="_x0000_s1026" style="position:absolute;margin-left:524.5pt;margin-top:-12.1pt;width:27.15pt;height:1.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35040" behindDoc="0" locked="0" layoutInCell="0" allowOverlap="1" wp14:anchorId="40188128" wp14:editId="3F6D2562">
              <wp:simplePos x="0" y="0"/>
              <wp:positionH relativeFrom="column">
                <wp:posOffset>6645910</wp:posOffset>
              </wp:positionH>
              <wp:positionV relativeFrom="paragraph">
                <wp:posOffset>-153670</wp:posOffset>
              </wp:positionV>
              <wp:extent cx="15240" cy="15240"/>
              <wp:effectExtent l="0" t="0" r="0" b="0"/>
              <wp:wrapNone/>
              <wp:docPr id="1212339399" name="Rectangle 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BCB705" id="Rectangle 181" o:spid="_x0000_s1026" style="position:absolute;margin-left:523.3pt;margin-top:-12.1pt;width:1.2pt;height:1.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32992" behindDoc="0" locked="0" layoutInCell="0" allowOverlap="1" wp14:anchorId="071FBB85" wp14:editId="7A3DC00D">
              <wp:simplePos x="0" y="0"/>
              <wp:positionH relativeFrom="column">
                <wp:posOffset>2793365</wp:posOffset>
              </wp:positionH>
              <wp:positionV relativeFrom="paragraph">
                <wp:posOffset>-153670</wp:posOffset>
              </wp:positionV>
              <wp:extent cx="3852545" cy="15240"/>
              <wp:effectExtent l="0" t="0" r="0" b="0"/>
              <wp:wrapNone/>
              <wp:docPr id="485755327" name="Rectangle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52545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A57482" id="Rectangle 179" o:spid="_x0000_s1026" style="position:absolute;margin-left:219.95pt;margin-top:-12.1pt;width:303.35pt;height:1.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31968" behindDoc="0" locked="0" layoutInCell="0" allowOverlap="1" wp14:anchorId="67698494" wp14:editId="7EA3AB15">
              <wp:simplePos x="0" y="0"/>
              <wp:positionH relativeFrom="column">
                <wp:posOffset>2778125</wp:posOffset>
              </wp:positionH>
              <wp:positionV relativeFrom="paragraph">
                <wp:posOffset>-153670</wp:posOffset>
              </wp:positionV>
              <wp:extent cx="15240" cy="15240"/>
              <wp:effectExtent l="0" t="0" r="0" b="0"/>
              <wp:wrapNone/>
              <wp:docPr id="564065638" name="Rectangle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3303C6" id="Rectangle 178" o:spid="_x0000_s1026" style="position:absolute;margin-left:218.75pt;margin-top:-12.1pt;width:1.2pt;height:1.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29920" behindDoc="0" locked="0" layoutInCell="0" allowOverlap="1" wp14:anchorId="5610027F" wp14:editId="5B734DD1">
              <wp:simplePos x="0" y="0"/>
              <wp:positionH relativeFrom="column">
                <wp:posOffset>2433320</wp:posOffset>
              </wp:positionH>
              <wp:positionV relativeFrom="paragraph">
                <wp:posOffset>-153670</wp:posOffset>
              </wp:positionV>
              <wp:extent cx="344805" cy="15240"/>
              <wp:effectExtent l="0" t="0" r="0" b="0"/>
              <wp:wrapNone/>
              <wp:docPr id="673855400" name="Rectangle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4805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1BC8126" id="Rectangle 176" o:spid="_x0000_s1026" style="position:absolute;margin-left:191.6pt;margin-top:-12.1pt;width:27.15pt;height:1.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28896" behindDoc="0" locked="0" layoutInCell="0" allowOverlap="1" wp14:anchorId="3F3CAF15" wp14:editId="1AD9CAB3">
              <wp:simplePos x="0" y="0"/>
              <wp:positionH relativeFrom="column">
                <wp:posOffset>2418080</wp:posOffset>
              </wp:positionH>
              <wp:positionV relativeFrom="paragraph">
                <wp:posOffset>-153670</wp:posOffset>
              </wp:positionV>
              <wp:extent cx="15240" cy="15240"/>
              <wp:effectExtent l="0" t="0" r="0" b="0"/>
              <wp:wrapNone/>
              <wp:docPr id="1653014810" name="Rectangle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8F357D4" id="Rectangle 175" o:spid="_x0000_s1026" style="position:absolute;margin-left:190.4pt;margin-top:-12.1pt;width:1.2pt;height:1.2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26848" behindDoc="0" locked="0" layoutInCell="0" allowOverlap="1" wp14:anchorId="16159684" wp14:editId="4042A8C5">
              <wp:simplePos x="0" y="0"/>
              <wp:positionH relativeFrom="column">
                <wp:posOffset>1930400</wp:posOffset>
              </wp:positionH>
              <wp:positionV relativeFrom="paragraph">
                <wp:posOffset>-153670</wp:posOffset>
              </wp:positionV>
              <wp:extent cx="487680" cy="15240"/>
              <wp:effectExtent l="0" t="0" r="0" b="0"/>
              <wp:wrapNone/>
              <wp:docPr id="1277181454" name="Rectangle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7680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F6D14E" id="Rectangle 173" o:spid="_x0000_s1026" style="position:absolute;margin-left:152pt;margin-top:-12.1pt;width:38.4pt;height:1.2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25824" behindDoc="0" locked="0" layoutInCell="0" allowOverlap="1" wp14:anchorId="553C1048" wp14:editId="707D0CB7">
              <wp:simplePos x="0" y="0"/>
              <wp:positionH relativeFrom="column">
                <wp:posOffset>1915160</wp:posOffset>
              </wp:positionH>
              <wp:positionV relativeFrom="paragraph">
                <wp:posOffset>-153670</wp:posOffset>
              </wp:positionV>
              <wp:extent cx="15240" cy="15240"/>
              <wp:effectExtent l="0" t="0" r="0" b="0"/>
              <wp:wrapNone/>
              <wp:docPr id="1663673262" name="Rectangle 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0FABF6" id="Rectangle 172" o:spid="_x0000_s1026" style="position:absolute;margin-left:150.8pt;margin-top:-12.1pt;width:1.2pt;height:1.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23776" behindDoc="0" locked="0" layoutInCell="0" allowOverlap="1" wp14:anchorId="7C497B2F" wp14:editId="75C28A0A">
              <wp:simplePos x="0" y="0"/>
              <wp:positionH relativeFrom="column">
                <wp:posOffset>1138555</wp:posOffset>
              </wp:positionH>
              <wp:positionV relativeFrom="paragraph">
                <wp:posOffset>-153670</wp:posOffset>
              </wp:positionV>
              <wp:extent cx="776605" cy="15240"/>
              <wp:effectExtent l="0" t="0" r="0" b="0"/>
              <wp:wrapNone/>
              <wp:docPr id="677040453" name="Rectangle 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6605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A609DBE" id="Rectangle 170" o:spid="_x0000_s1026" style="position:absolute;margin-left:89.65pt;margin-top:-12.1pt;width:61.15pt;height:1.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22752" behindDoc="0" locked="0" layoutInCell="0" allowOverlap="1" wp14:anchorId="2A07C2E5" wp14:editId="720B2A75">
              <wp:simplePos x="0" y="0"/>
              <wp:positionH relativeFrom="column">
                <wp:posOffset>1123950</wp:posOffset>
              </wp:positionH>
              <wp:positionV relativeFrom="paragraph">
                <wp:posOffset>-153670</wp:posOffset>
              </wp:positionV>
              <wp:extent cx="14605" cy="15240"/>
              <wp:effectExtent l="0" t="0" r="0" b="0"/>
              <wp:wrapNone/>
              <wp:docPr id="1496335176" name="Rectangle 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605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E2E3BE" id="Rectangle 169" o:spid="_x0000_s1026" style="position:absolute;margin-left:88.5pt;margin-top:-12.1pt;width:1.15pt;height:1.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20704" behindDoc="0" locked="0" layoutInCell="0" allowOverlap="1" wp14:anchorId="06CC98BF" wp14:editId="01B895B7">
              <wp:simplePos x="0" y="0"/>
              <wp:positionH relativeFrom="column">
                <wp:posOffset>778510</wp:posOffset>
              </wp:positionH>
              <wp:positionV relativeFrom="paragraph">
                <wp:posOffset>-153670</wp:posOffset>
              </wp:positionV>
              <wp:extent cx="345440" cy="15240"/>
              <wp:effectExtent l="0" t="0" r="0" b="0"/>
              <wp:wrapNone/>
              <wp:docPr id="1061279658" name="Rectangle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5440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F14FCE6" id="Rectangle 167" o:spid="_x0000_s1026" style="position:absolute;margin-left:61.3pt;margin-top:-12.1pt;width:27.2pt;height:1.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19680" behindDoc="0" locked="0" layoutInCell="0" allowOverlap="1" wp14:anchorId="720C8AC9" wp14:editId="0982E471">
              <wp:simplePos x="0" y="0"/>
              <wp:positionH relativeFrom="column">
                <wp:posOffset>763270</wp:posOffset>
              </wp:positionH>
              <wp:positionV relativeFrom="paragraph">
                <wp:posOffset>-153670</wp:posOffset>
              </wp:positionV>
              <wp:extent cx="15240" cy="15240"/>
              <wp:effectExtent l="0" t="0" r="0" b="0"/>
              <wp:wrapNone/>
              <wp:docPr id="1446059760" name="Rectangle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FF88E2B" id="Rectangle 166" o:spid="_x0000_s1026" style="position:absolute;margin-left:60.1pt;margin-top:-12.1pt;width:1.2pt;height:1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17632" behindDoc="0" locked="0" layoutInCell="0" allowOverlap="1" wp14:anchorId="66353216" wp14:editId="3526838E">
              <wp:simplePos x="0" y="0"/>
              <wp:positionH relativeFrom="column">
                <wp:posOffset>529590</wp:posOffset>
              </wp:positionH>
              <wp:positionV relativeFrom="paragraph">
                <wp:posOffset>-153670</wp:posOffset>
              </wp:positionV>
              <wp:extent cx="233680" cy="15240"/>
              <wp:effectExtent l="0" t="0" r="0" b="0"/>
              <wp:wrapNone/>
              <wp:docPr id="1777043263" name="Rectangle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680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3805644" id="Rectangle 164" o:spid="_x0000_s1026" style="position:absolute;margin-left:41.7pt;margin-top:-12.1pt;width:18.4pt;height:1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16608" behindDoc="0" locked="0" layoutInCell="0" allowOverlap="1" wp14:anchorId="21CF5394" wp14:editId="601CD72C">
              <wp:simplePos x="0" y="0"/>
              <wp:positionH relativeFrom="column">
                <wp:posOffset>514350</wp:posOffset>
              </wp:positionH>
              <wp:positionV relativeFrom="paragraph">
                <wp:posOffset>-153670</wp:posOffset>
              </wp:positionV>
              <wp:extent cx="15240" cy="15240"/>
              <wp:effectExtent l="0" t="0" r="0" b="0"/>
              <wp:wrapNone/>
              <wp:docPr id="52373616" name="Rectangle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319024" id="Rectangle 163" o:spid="_x0000_s1026" style="position:absolute;margin-left:40.5pt;margin-top:-12.1pt;width:1.2pt;height:1.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14560" behindDoc="0" locked="0" layoutInCell="0" allowOverlap="1" wp14:anchorId="29C62996" wp14:editId="4091FF5F">
              <wp:simplePos x="0" y="0"/>
              <wp:positionH relativeFrom="column">
                <wp:posOffset>276225</wp:posOffset>
              </wp:positionH>
              <wp:positionV relativeFrom="paragraph">
                <wp:posOffset>-153670</wp:posOffset>
              </wp:positionV>
              <wp:extent cx="238125" cy="15240"/>
              <wp:effectExtent l="0" t="0" r="0" b="0"/>
              <wp:wrapNone/>
              <wp:docPr id="1678051444" name="Rectangle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8125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95DA32" id="Rectangle 161" o:spid="_x0000_s1026" style="position:absolute;margin-left:21.75pt;margin-top:-12.1pt;width:18.75pt;height:1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13536" behindDoc="0" locked="0" layoutInCell="0" allowOverlap="1" wp14:anchorId="32362AA5" wp14:editId="05D1AAED">
              <wp:simplePos x="0" y="0"/>
              <wp:positionH relativeFrom="column">
                <wp:posOffset>260985</wp:posOffset>
              </wp:positionH>
              <wp:positionV relativeFrom="paragraph">
                <wp:posOffset>-153670</wp:posOffset>
              </wp:positionV>
              <wp:extent cx="15240" cy="15240"/>
              <wp:effectExtent l="0" t="0" r="0" b="0"/>
              <wp:wrapNone/>
              <wp:docPr id="1038770132" name="Rectangle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4455DC" id="Rectangle 160" o:spid="_x0000_s1026" style="position:absolute;margin-left:20.55pt;margin-top:-12.1pt;width:1.2pt;height:1.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11488" behindDoc="0" locked="0" layoutInCell="0" allowOverlap="1" wp14:anchorId="630EDCE6" wp14:editId="62E36052">
              <wp:simplePos x="0" y="0"/>
              <wp:positionH relativeFrom="column">
                <wp:posOffset>98425</wp:posOffset>
              </wp:positionH>
              <wp:positionV relativeFrom="paragraph">
                <wp:posOffset>-153670</wp:posOffset>
              </wp:positionV>
              <wp:extent cx="162560" cy="15240"/>
              <wp:effectExtent l="0" t="0" r="0" b="0"/>
              <wp:wrapNone/>
              <wp:docPr id="1088576888" name="Rectangle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2560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29E27A" id="Rectangle 158" o:spid="_x0000_s1026" style="position:absolute;margin-left:7.75pt;margin-top:-12.1pt;width:12.8pt;height:1.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10464" behindDoc="0" locked="0" layoutInCell="0" allowOverlap="1" wp14:anchorId="4C3D3F0B" wp14:editId="5F65576D">
              <wp:simplePos x="0" y="0"/>
              <wp:positionH relativeFrom="column">
                <wp:posOffset>83185</wp:posOffset>
              </wp:positionH>
              <wp:positionV relativeFrom="paragraph">
                <wp:posOffset>-153670</wp:posOffset>
              </wp:positionV>
              <wp:extent cx="15240" cy="15240"/>
              <wp:effectExtent l="0" t="0" r="0" b="0"/>
              <wp:wrapNone/>
              <wp:docPr id="1466155452" name="Rectangle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700D51" id="Rectangle 157" o:spid="_x0000_s1026" style="position:absolute;margin-left:6.55pt;margin-top:-12.1pt;width:1.2pt;height:1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" o:allowincell="f" fillcolor="black" stroked="f"/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709440" behindDoc="0" locked="0" layoutInCell="0" allowOverlap="1" wp14:anchorId="64A85A84" wp14:editId="4B75820C">
              <wp:simplePos x="0" y="0"/>
              <wp:positionH relativeFrom="column">
                <wp:posOffset>83185</wp:posOffset>
              </wp:positionH>
              <wp:positionV relativeFrom="paragraph">
                <wp:posOffset>-153670</wp:posOffset>
              </wp:positionV>
              <wp:extent cx="15240" cy="15240"/>
              <wp:effectExtent l="0" t="0" r="0" b="0"/>
              <wp:wrapNone/>
              <wp:docPr id="581928937" name="Rectangle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344C6FC" id="Rectangle 156" o:spid="_x0000_s1026" style="position:absolute;margin-left:6.55pt;margin-top:-12.1pt;width:1.2pt;height:1.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" o:allowincell="f" fillcolor="black" stroked="f"/>
          </w:pict>
        </mc:Fallback>
      </mc:AlternateContent>
    </w:r>
  </w:p>
  <w:p w14:paraId="21F2ADCE" w14:textId="77777777" w:rsidR="00955FE2" w:rsidRDefault="00955FE2">
    <w:pPr>
      <w:pStyle w:val="Sidfot"/>
      <w:ind w:right="360"/>
      <w:jc w:val="right"/>
    </w:pPr>
  </w:p>
  <w:p w14:paraId="76026B4F" w14:textId="77777777" w:rsidR="00955FE2" w:rsidRDefault="00955FE2">
    <w:pPr>
      <w:pStyle w:val="Sidfot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4E602" w14:textId="77777777" w:rsidR="00424590" w:rsidRDefault="00424590">
      <w:r>
        <w:separator/>
      </w:r>
    </w:p>
  </w:footnote>
  <w:footnote w:type="continuationSeparator" w:id="0">
    <w:p w14:paraId="005EED74" w14:textId="77777777" w:rsidR="00424590" w:rsidRDefault="004245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B8A4D" w14:textId="77777777" w:rsidR="00955FE2" w:rsidRDefault="00F4481C">
    <w:pPr>
      <w:pStyle w:val="Sidhuvud"/>
      <w:framePr w:wrap="around" w:vAnchor="text" w:hAnchor="margin" w:xAlign="right" w:y="1"/>
      <w:rPr>
        <w:rStyle w:val="Sidnummer"/>
      </w:rPr>
    </w:pPr>
    <w:r>
      <w:rPr>
        <w:rStyle w:val="Sidnummer"/>
      </w:rPr>
      <w:fldChar w:fldCharType="begin"/>
    </w:r>
    <w:r>
      <w:rPr>
        <w:rStyle w:val="Sidnummer"/>
      </w:rPr>
      <w:instrText xml:space="preserve">PAGE  </w:instrText>
    </w:r>
    <w:r>
      <w:rPr>
        <w:rStyle w:val="Sidnummer"/>
      </w:rPr>
      <w:fldChar w:fldCharType="end"/>
    </w:r>
  </w:p>
  <w:p w14:paraId="02855CD4" w14:textId="77777777" w:rsidR="00955FE2" w:rsidRDefault="00955FE2">
    <w:pPr>
      <w:pStyle w:val="Sidhuvud"/>
      <w:ind w:right="36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0EAFF" w14:textId="1EFB1DE6" w:rsidR="00955FE2" w:rsidRDefault="00F4481C">
    <w:pPr>
      <w:pStyle w:val="Sidhuvud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584512" behindDoc="0" locked="0" layoutInCell="0" allowOverlap="1" wp14:anchorId="3B0593E8" wp14:editId="69D4ACEE">
              <wp:simplePos x="0" y="0"/>
              <wp:positionH relativeFrom="column">
                <wp:posOffset>7005955</wp:posOffset>
              </wp:positionH>
              <wp:positionV relativeFrom="paragraph">
                <wp:posOffset>4901565</wp:posOffset>
              </wp:positionV>
              <wp:extent cx="15240" cy="1243965"/>
              <wp:effectExtent l="0" t="0" r="0" b="0"/>
              <wp:wrapNone/>
              <wp:docPr id="1991724628" name="Rectangl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24396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1D76B2" id="Rectangle 34" o:spid="_x0000_s1026" style="position:absolute;margin-left:551.65pt;margin-top:385.95pt;width:1.2pt;height:97.95pt;z-index: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" o:allowincell="f" fillcolor="black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83488" behindDoc="0" locked="0" layoutInCell="0" allowOverlap="1" wp14:anchorId="6007EECA" wp14:editId="2BA0FE5F">
              <wp:simplePos x="0" y="0"/>
              <wp:positionH relativeFrom="column">
                <wp:posOffset>514350</wp:posOffset>
              </wp:positionH>
              <wp:positionV relativeFrom="paragraph">
                <wp:posOffset>4901565</wp:posOffset>
              </wp:positionV>
              <wp:extent cx="15240" cy="1243965"/>
              <wp:effectExtent l="0" t="0" r="0" b="0"/>
              <wp:wrapNone/>
              <wp:docPr id="9491642" name="Rectangl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24396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F44512D" id="Rectangle 33" o:spid="_x0000_s1026" style="position:absolute;margin-left:40.5pt;margin-top:385.95pt;width:1.2pt;height:97.95pt;z-index: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" o:allowincell="f" fillcolor="black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82464" behindDoc="0" locked="0" layoutInCell="0" allowOverlap="1" wp14:anchorId="2B60AE79" wp14:editId="0B0A5543">
              <wp:simplePos x="0" y="0"/>
              <wp:positionH relativeFrom="column">
                <wp:posOffset>260985</wp:posOffset>
              </wp:positionH>
              <wp:positionV relativeFrom="paragraph">
                <wp:posOffset>4901565</wp:posOffset>
              </wp:positionV>
              <wp:extent cx="15240" cy="1243965"/>
              <wp:effectExtent l="0" t="0" r="0" b="0"/>
              <wp:wrapNone/>
              <wp:docPr id="1339935255" name="Rectangl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24396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CE5E50" id="Rectangle 32" o:spid="_x0000_s1026" style="position:absolute;margin-left:20.55pt;margin-top:385.95pt;width:1.2pt;height:97.95pt;z-index: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" o:allowincell="f" fillcolor="black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81440" behindDoc="0" locked="0" layoutInCell="0" allowOverlap="1" wp14:anchorId="371231CC" wp14:editId="00D066F3">
              <wp:simplePos x="0" y="0"/>
              <wp:positionH relativeFrom="column">
                <wp:posOffset>83185</wp:posOffset>
              </wp:positionH>
              <wp:positionV relativeFrom="paragraph">
                <wp:posOffset>4901565</wp:posOffset>
              </wp:positionV>
              <wp:extent cx="15240" cy="1243965"/>
              <wp:effectExtent l="0" t="0" r="0" b="0"/>
              <wp:wrapNone/>
              <wp:docPr id="1985442343" name="Rectangl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24396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4DE145" id="Rectangle 31" o:spid="_x0000_s1026" style="position:absolute;margin-left:6.55pt;margin-top:385.95pt;width:1.2pt;height:97.95pt;z-index: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" o:allowincell="f" fillcolor="black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80416" behindDoc="0" locked="0" layoutInCell="0" allowOverlap="1" wp14:anchorId="500D30C8" wp14:editId="1E508273">
              <wp:simplePos x="0" y="0"/>
              <wp:positionH relativeFrom="column">
                <wp:posOffset>7005955</wp:posOffset>
              </wp:positionH>
              <wp:positionV relativeFrom="paragraph">
                <wp:posOffset>4881245</wp:posOffset>
              </wp:positionV>
              <wp:extent cx="15240" cy="20320"/>
              <wp:effectExtent l="0" t="0" r="0" b="0"/>
              <wp:wrapNone/>
              <wp:docPr id="1967786135" name="Rectangl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6702EA5" id="Rectangle 30" o:spid="_x0000_s1026" style="position:absolute;margin-left:551.65pt;margin-top:384.35pt;width:1.2pt;height:1.6pt;z-index:25158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" o:allowincell="f" fillcolor="black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79392" behindDoc="0" locked="0" layoutInCell="0" allowOverlap="1" wp14:anchorId="2515420C" wp14:editId="3E80E0C5">
              <wp:simplePos x="0" y="0"/>
              <wp:positionH relativeFrom="column">
                <wp:posOffset>514350</wp:posOffset>
              </wp:positionH>
              <wp:positionV relativeFrom="paragraph">
                <wp:posOffset>4881245</wp:posOffset>
              </wp:positionV>
              <wp:extent cx="15240" cy="20320"/>
              <wp:effectExtent l="0" t="0" r="0" b="0"/>
              <wp:wrapNone/>
              <wp:docPr id="1712695054" name="Rectangl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EC5497" id="Rectangle 29" o:spid="_x0000_s1026" style="position:absolute;margin-left:40.5pt;margin-top:384.35pt;width:1.2pt;height:1.6pt;z-index: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" o:allowincell="f" fillcolor="black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78368" behindDoc="0" locked="0" layoutInCell="0" allowOverlap="1" wp14:anchorId="3B939496" wp14:editId="111DFFD4">
              <wp:simplePos x="0" y="0"/>
              <wp:positionH relativeFrom="column">
                <wp:posOffset>291465</wp:posOffset>
              </wp:positionH>
              <wp:positionV relativeFrom="paragraph">
                <wp:posOffset>4881245</wp:posOffset>
              </wp:positionV>
              <wp:extent cx="222885" cy="15240"/>
              <wp:effectExtent l="0" t="0" r="0" b="0"/>
              <wp:wrapNone/>
              <wp:docPr id="1951061403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22885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4F24B80" id="Rectangle 28" o:spid="_x0000_s1026" style="position:absolute;margin-left:22.95pt;margin-top:384.35pt;width:17.55pt;height:1.2pt;z-index:25157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" o:allowincell="f" fillcolor="black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77344" behindDoc="0" locked="0" layoutInCell="0" allowOverlap="1" wp14:anchorId="27B80A3F" wp14:editId="78AEB8BB">
              <wp:simplePos x="0" y="0"/>
              <wp:positionH relativeFrom="column">
                <wp:posOffset>276225</wp:posOffset>
              </wp:positionH>
              <wp:positionV relativeFrom="paragraph">
                <wp:posOffset>4881245</wp:posOffset>
              </wp:positionV>
              <wp:extent cx="15240" cy="15240"/>
              <wp:effectExtent l="0" t="0" r="0" b="0"/>
              <wp:wrapNone/>
              <wp:docPr id="1349872982" name="Rectangl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7039EE" id="Rectangle 27" o:spid="_x0000_s1026" style="position:absolute;margin-left:21.75pt;margin-top:384.35pt;width:1.2pt;height:1.2pt;z-index:25157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" o:allowincell="f" fillcolor="black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76320" behindDoc="0" locked="0" layoutInCell="0" allowOverlap="1" wp14:anchorId="5A6DDEDD" wp14:editId="295539DA">
              <wp:simplePos x="0" y="0"/>
              <wp:positionH relativeFrom="column">
                <wp:posOffset>260985</wp:posOffset>
              </wp:positionH>
              <wp:positionV relativeFrom="paragraph">
                <wp:posOffset>4881245</wp:posOffset>
              </wp:positionV>
              <wp:extent cx="15240" cy="15240"/>
              <wp:effectExtent l="0" t="0" r="0" b="0"/>
              <wp:wrapNone/>
              <wp:docPr id="1642750889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B944F6" id="Rectangle 26" o:spid="_x0000_s1026" style="position:absolute;margin-left:20.55pt;margin-top:384.35pt;width:1.2pt;height:1.2pt;z-index:25157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" o:allowincell="f" fillcolor="black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75296" behindDoc="0" locked="0" layoutInCell="0" allowOverlap="1" wp14:anchorId="440BA52B" wp14:editId="38B1A3F7">
              <wp:simplePos x="0" y="0"/>
              <wp:positionH relativeFrom="column">
                <wp:posOffset>260985</wp:posOffset>
              </wp:positionH>
              <wp:positionV relativeFrom="paragraph">
                <wp:posOffset>4896485</wp:posOffset>
              </wp:positionV>
              <wp:extent cx="15240" cy="5080"/>
              <wp:effectExtent l="0" t="0" r="0" b="0"/>
              <wp:wrapNone/>
              <wp:docPr id="1333603342" name="Rectangl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50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3AB7292" id="Rectangle 25" o:spid="_x0000_s1026" style="position:absolute;margin-left:20.55pt;margin-top:385.55pt;width:1.2pt;height:.4pt;z-index:25157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" o:allowincell="f" fillcolor="black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74272" behindDoc="0" locked="0" layoutInCell="0" allowOverlap="1" wp14:anchorId="0DCC3725" wp14:editId="24805496">
              <wp:simplePos x="0" y="0"/>
              <wp:positionH relativeFrom="column">
                <wp:posOffset>113665</wp:posOffset>
              </wp:positionH>
              <wp:positionV relativeFrom="paragraph">
                <wp:posOffset>4881245</wp:posOffset>
              </wp:positionV>
              <wp:extent cx="147320" cy="15240"/>
              <wp:effectExtent l="0" t="0" r="0" b="0"/>
              <wp:wrapNone/>
              <wp:docPr id="973997974" name="Rectangl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7320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4ECB765" id="Rectangle 24" o:spid="_x0000_s1026" style="position:absolute;margin-left:8.95pt;margin-top:384.35pt;width:11.6pt;height:1.2pt;z-index:25157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" o:allowincell="f" fillcolor="black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73248" behindDoc="0" locked="0" layoutInCell="0" allowOverlap="1" wp14:anchorId="6E6C35B8" wp14:editId="18E31894">
              <wp:simplePos x="0" y="0"/>
              <wp:positionH relativeFrom="column">
                <wp:posOffset>98425</wp:posOffset>
              </wp:positionH>
              <wp:positionV relativeFrom="paragraph">
                <wp:posOffset>4881245</wp:posOffset>
              </wp:positionV>
              <wp:extent cx="15240" cy="15240"/>
              <wp:effectExtent l="0" t="0" r="0" b="0"/>
              <wp:wrapNone/>
              <wp:docPr id="70980280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2F5A34" id="Rectangle 23" o:spid="_x0000_s1026" style="position:absolute;margin-left:7.75pt;margin-top:384.35pt;width:1.2pt;height:1.2pt;z-index:25157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" o:allowincell="f" fillcolor="black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72224" behindDoc="0" locked="0" layoutInCell="0" allowOverlap="1" wp14:anchorId="4855C549" wp14:editId="2323FB1D">
              <wp:simplePos x="0" y="0"/>
              <wp:positionH relativeFrom="column">
                <wp:posOffset>83185</wp:posOffset>
              </wp:positionH>
              <wp:positionV relativeFrom="paragraph">
                <wp:posOffset>4881245</wp:posOffset>
              </wp:positionV>
              <wp:extent cx="15240" cy="15240"/>
              <wp:effectExtent l="0" t="0" r="0" b="0"/>
              <wp:wrapNone/>
              <wp:docPr id="478977867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05959DD" id="Rectangle 22" o:spid="_x0000_s1026" style="position:absolute;margin-left:6.55pt;margin-top:384.35pt;width:1.2pt;height:1.2pt;z-index: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" o:allowincell="f" fillcolor="black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71200" behindDoc="0" locked="0" layoutInCell="0" allowOverlap="1" wp14:anchorId="1D7E5BA9" wp14:editId="76A8F1DF">
              <wp:simplePos x="0" y="0"/>
              <wp:positionH relativeFrom="column">
                <wp:posOffset>83185</wp:posOffset>
              </wp:positionH>
              <wp:positionV relativeFrom="paragraph">
                <wp:posOffset>4881245</wp:posOffset>
              </wp:positionV>
              <wp:extent cx="15240" cy="20320"/>
              <wp:effectExtent l="0" t="0" r="0" b="0"/>
              <wp:wrapNone/>
              <wp:docPr id="1547470340" name="Rectangl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ECEB633" id="Rectangle 21" o:spid="_x0000_s1026" style="position:absolute;margin-left:6.55pt;margin-top:384.35pt;width:1.2pt;height:1.6pt;z-index:25157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" o:allowincell="f" fillcolor="black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70176" behindDoc="0" locked="0" layoutInCell="0" allowOverlap="1" wp14:anchorId="138F2994" wp14:editId="0FEBAD88">
              <wp:simplePos x="0" y="0"/>
              <wp:positionH relativeFrom="column">
                <wp:posOffset>7005955</wp:posOffset>
              </wp:positionH>
              <wp:positionV relativeFrom="paragraph">
                <wp:posOffset>203200</wp:posOffset>
              </wp:positionV>
              <wp:extent cx="15240" cy="4678045"/>
              <wp:effectExtent l="0" t="0" r="0" b="0"/>
              <wp:wrapNone/>
              <wp:docPr id="1411356435" name="Rectangl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467804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883DF4" id="Rectangle 20" o:spid="_x0000_s1026" style="position:absolute;margin-left:551.65pt;margin-top:16pt;width:1.2pt;height:368.35pt;z-index:25157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" o:allowincell="f" fillcolor="black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69152" behindDoc="0" locked="0" layoutInCell="0" allowOverlap="1" wp14:anchorId="763ADBAB" wp14:editId="0E6477A0">
              <wp:simplePos x="0" y="0"/>
              <wp:positionH relativeFrom="column">
                <wp:posOffset>514350</wp:posOffset>
              </wp:positionH>
              <wp:positionV relativeFrom="paragraph">
                <wp:posOffset>203200</wp:posOffset>
              </wp:positionV>
              <wp:extent cx="15240" cy="4678045"/>
              <wp:effectExtent l="0" t="0" r="0" b="0"/>
              <wp:wrapNone/>
              <wp:docPr id="1469207741" name="Rectangl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467804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674034" id="Rectangle 19" o:spid="_x0000_s1026" style="position:absolute;margin-left:40.5pt;margin-top:16pt;width:1.2pt;height:368.35pt;z-index:25156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" o:allowincell="f" fillcolor="black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68128" behindDoc="0" locked="0" layoutInCell="0" allowOverlap="1" wp14:anchorId="4B0A2535" wp14:editId="564A98C4">
              <wp:simplePos x="0" y="0"/>
              <wp:positionH relativeFrom="column">
                <wp:posOffset>7005955</wp:posOffset>
              </wp:positionH>
              <wp:positionV relativeFrom="paragraph">
                <wp:posOffset>182880</wp:posOffset>
              </wp:positionV>
              <wp:extent cx="15240" cy="15240"/>
              <wp:effectExtent l="0" t="0" r="0" b="0"/>
              <wp:wrapNone/>
              <wp:docPr id="236548782" name="Rectangl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F4D33B0" id="Rectangle 18" o:spid="_x0000_s1026" style="position:absolute;margin-left:551.65pt;margin-top:14.4pt;width:1.2pt;height:1.2pt;z-index:25156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" o:allowincell="f" fillcolor="black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67104" behindDoc="0" locked="0" layoutInCell="0" allowOverlap="1" wp14:anchorId="5F424648" wp14:editId="1956EB2D">
              <wp:simplePos x="0" y="0"/>
              <wp:positionH relativeFrom="column">
                <wp:posOffset>7005955</wp:posOffset>
              </wp:positionH>
              <wp:positionV relativeFrom="paragraph">
                <wp:posOffset>182880</wp:posOffset>
              </wp:positionV>
              <wp:extent cx="15240" cy="20320"/>
              <wp:effectExtent l="0" t="0" r="0" b="0"/>
              <wp:wrapNone/>
              <wp:docPr id="558260529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463ECE" id="Rectangle 17" o:spid="_x0000_s1026" style="position:absolute;margin-left:551.65pt;margin-top:14.4pt;width:1.2pt;height:1.6pt;z-index: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" o:allowincell="f" fillcolor="black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66080" behindDoc="0" locked="0" layoutInCell="0" allowOverlap="1" wp14:anchorId="0C8F24CE" wp14:editId="36FCEEDD">
              <wp:simplePos x="0" y="0"/>
              <wp:positionH relativeFrom="column">
                <wp:posOffset>529590</wp:posOffset>
              </wp:positionH>
              <wp:positionV relativeFrom="paragraph">
                <wp:posOffset>182880</wp:posOffset>
              </wp:positionV>
              <wp:extent cx="6476365" cy="15240"/>
              <wp:effectExtent l="0" t="0" r="0" b="0"/>
              <wp:wrapNone/>
              <wp:docPr id="536666769" name="Rectangl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76365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AC57441" id="Rectangle 16" o:spid="_x0000_s1026" style="position:absolute;margin-left:41.7pt;margin-top:14.4pt;width:509.95pt;height:1.2pt;z-index:25156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" o:allowincell="f" fillcolor="black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65056" behindDoc="0" locked="0" layoutInCell="0" allowOverlap="1" wp14:anchorId="6A83B4D8" wp14:editId="7C81773A">
              <wp:simplePos x="0" y="0"/>
              <wp:positionH relativeFrom="column">
                <wp:posOffset>514350</wp:posOffset>
              </wp:positionH>
              <wp:positionV relativeFrom="paragraph">
                <wp:posOffset>182880</wp:posOffset>
              </wp:positionV>
              <wp:extent cx="15240" cy="15240"/>
              <wp:effectExtent l="0" t="0" r="0" b="0"/>
              <wp:wrapNone/>
              <wp:docPr id="1232278821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152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E18521" id="Rectangle 15" o:spid="_x0000_s1026" style="position:absolute;margin-left:40.5pt;margin-top:14.4pt;width:1.2pt;height:1.2pt;z-index:25156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" o:allowincell="f" fillcolor="black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64032" behindDoc="0" locked="0" layoutInCell="0" allowOverlap="1" wp14:anchorId="59BDC3A5" wp14:editId="230340A1">
              <wp:simplePos x="0" y="0"/>
              <wp:positionH relativeFrom="column">
                <wp:posOffset>514350</wp:posOffset>
              </wp:positionH>
              <wp:positionV relativeFrom="paragraph">
                <wp:posOffset>182880</wp:posOffset>
              </wp:positionV>
              <wp:extent cx="15240" cy="20320"/>
              <wp:effectExtent l="0" t="0" r="0" b="0"/>
              <wp:wrapNone/>
              <wp:docPr id="907804091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1AEEC1" id="Rectangle 14" o:spid="_x0000_s1026" style="position:absolute;margin-left:40.5pt;margin-top:14.4pt;width:1.2pt;height:1.6pt;z-index: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" o:allowincell="f" fillcolor="black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606EA"/>
    <w:multiLevelType w:val="singleLevel"/>
    <w:tmpl w:val="79E6FF2C"/>
    <w:lvl w:ilvl="0">
      <w:start w:val="1"/>
      <w:numFmt w:val="bullet"/>
      <w:pStyle w:val="2"/>
      <w:lvlText w:val=""/>
      <w:lvlJc w:val="left"/>
      <w:pPr>
        <w:tabs>
          <w:tab w:val="num" w:pos="530"/>
        </w:tabs>
        <w:ind w:left="0" w:firstLine="170"/>
      </w:pPr>
      <w:rPr>
        <w:rFonts w:ascii="Symbol" w:hAnsi="Symbol" w:hint="default"/>
      </w:rPr>
    </w:lvl>
  </w:abstractNum>
  <w:abstractNum w:abstractNumId="1" w15:restartNumberingAfterBreak="0">
    <w:nsid w:val="3A2A1124"/>
    <w:multiLevelType w:val="singleLevel"/>
    <w:tmpl w:val="2DC41142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" w15:restartNumberingAfterBreak="0">
    <w:nsid w:val="3DB51059"/>
    <w:multiLevelType w:val="singleLevel"/>
    <w:tmpl w:val="A79C7C08"/>
    <w:lvl w:ilvl="0">
      <w:start w:val="2"/>
      <w:numFmt w:val="bullet"/>
      <w:lvlText w:val="-"/>
      <w:lvlJc w:val="left"/>
      <w:pPr>
        <w:tabs>
          <w:tab w:val="num" w:pos="2345"/>
        </w:tabs>
        <w:ind w:left="2345" w:hanging="360"/>
      </w:pPr>
      <w:rPr>
        <w:rFonts w:hint="default"/>
      </w:rPr>
    </w:lvl>
  </w:abstractNum>
  <w:abstractNum w:abstractNumId="3" w15:restartNumberingAfterBreak="0">
    <w:nsid w:val="4FE26910"/>
    <w:multiLevelType w:val="singleLevel"/>
    <w:tmpl w:val="50D8037C"/>
    <w:lvl w:ilvl="0">
      <w:start w:val="1"/>
      <w:numFmt w:val="decimal"/>
      <w:pStyle w:val="a"/>
      <w:lvlText w:val="%1."/>
      <w:lvlJc w:val="left"/>
      <w:pPr>
        <w:tabs>
          <w:tab w:val="num" w:pos="417"/>
        </w:tabs>
        <w:ind w:left="0" w:firstLine="57"/>
      </w:pPr>
    </w:lvl>
  </w:abstractNum>
  <w:abstractNum w:abstractNumId="4" w15:restartNumberingAfterBreak="0">
    <w:nsid w:val="53DB33F4"/>
    <w:multiLevelType w:val="singleLevel"/>
    <w:tmpl w:val="2DC41142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5" w15:restartNumberingAfterBreak="0">
    <w:nsid w:val="54D525AF"/>
    <w:multiLevelType w:val="singleLevel"/>
    <w:tmpl w:val="2DC41142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6" w15:restartNumberingAfterBreak="0">
    <w:nsid w:val="61F834EE"/>
    <w:multiLevelType w:val="singleLevel"/>
    <w:tmpl w:val="373C6140"/>
    <w:lvl w:ilvl="0">
      <w:start w:val="1"/>
      <w:numFmt w:val="bullet"/>
      <w:pStyle w:val="a0"/>
      <w:lvlText w:val=""/>
      <w:lvlJc w:val="left"/>
      <w:pPr>
        <w:tabs>
          <w:tab w:val="num" w:pos="530"/>
        </w:tabs>
        <w:ind w:left="0" w:firstLine="170"/>
      </w:pPr>
      <w:rPr>
        <w:rFonts w:ascii="Symbol" w:hAnsi="Symbol" w:hint="default"/>
      </w:rPr>
    </w:lvl>
  </w:abstractNum>
  <w:num w:numId="1" w16cid:durableId="1398741208">
    <w:abstractNumId w:val="6"/>
  </w:num>
  <w:num w:numId="2" w16cid:durableId="1925915521">
    <w:abstractNumId w:val="0"/>
  </w:num>
  <w:num w:numId="3" w16cid:durableId="1994721519">
    <w:abstractNumId w:val="3"/>
  </w:num>
  <w:num w:numId="4" w16cid:durableId="1087075063">
    <w:abstractNumId w:val="2"/>
  </w:num>
  <w:num w:numId="5" w16cid:durableId="1931162880">
    <w:abstractNumId w:val="1"/>
  </w:num>
  <w:num w:numId="6" w16cid:durableId="1488008217">
    <w:abstractNumId w:val="4"/>
  </w:num>
  <w:num w:numId="7" w16cid:durableId="1492791669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leksander Prudnik">
    <w15:presenceInfo w15:providerId="Windows Live" w15:userId="35d787b6614965d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1" w:dllVersion="512" w:checkStyle="1"/>
  <w:activeWritingStyle w:appName="MSWord" w:lang="en-US" w:vendorID="8" w:dllVersion="513" w:checkStyle="1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81C"/>
    <w:rsid w:val="00011BDE"/>
    <w:rsid w:val="000638BA"/>
    <w:rsid w:val="0006621A"/>
    <w:rsid w:val="0007279D"/>
    <w:rsid w:val="00076031"/>
    <w:rsid w:val="000870FF"/>
    <w:rsid w:val="000A638F"/>
    <w:rsid w:val="000B7483"/>
    <w:rsid w:val="000E61E0"/>
    <w:rsid w:val="000E6F15"/>
    <w:rsid w:val="000F1574"/>
    <w:rsid w:val="000F209E"/>
    <w:rsid w:val="00127E4D"/>
    <w:rsid w:val="00156074"/>
    <w:rsid w:val="001B7BF6"/>
    <w:rsid w:val="001F7335"/>
    <w:rsid w:val="00225C46"/>
    <w:rsid w:val="00232D14"/>
    <w:rsid w:val="0024240D"/>
    <w:rsid w:val="00255764"/>
    <w:rsid w:val="00290354"/>
    <w:rsid w:val="002B4530"/>
    <w:rsid w:val="002C16AD"/>
    <w:rsid w:val="002C217F"/>
    <w:rsid w:val="002F306A"/>
    <w:rsid w:val="00320EE5"/>
    <w:rsid w:val="00324353"/>
    <w:rsid w:val="00361593"/>
    <w:rsid w:val="00374985"/>
    <w:rsid w:val="003815AE"/>
    <w:rsid w:val="003955D5"/>
    <w:rsid w:val="003A69B1"/>
    <w:rsid w:val="003E268A"/>
    <w:rsid w:val="003E5B31"/>
    <w:rsid w:val="00411E57"/>
    <w:rsid w:val="00424590"/>
    <w:rsid w:val="00442848"/>
    <w:rsid w:val="00450527"/>
    <w:rsid w:val="00462F77"/>
    <w:rsid w:val="0049345F"/>
    <w:rsid w:val="004A5651"/>
    <w:rsid w:val="004A777A"/>
    <w:rsid w:val="004B4B8B"/>
    <w:rsid w:val="004C4156"/>
    <w:rsid w:val="0052211A"/>
    <w:rsid w:val="00543896"/>
    <w:rsid w:val="00543F77"/>
    <w:rsid w:val="00593CC5"/>
    <w:rsid w:val="005A58DC"/>
    <w:rsid w:val="005A5F99"/>
    <w:rsid w:val="005F1284"/>
    <w:rsid w:val="005F7C20"/>
    <w:rsid w:val="006243B4"/>
    <w:rsid w:val="00672698"/>
    <w:rsid w:val="006C5E57"/>
    <w:rsid w:val="007054CD"/>
    <w:rsid w:val="00766F22"/>
    <w:rsid w:val="0079534E"/>
    <w:rsid w:val="007B29C6"/>
    <w:rsid w:val="007D404E"/>
    <w:rsid w:val="00802C3A"/>
    <w:rsid w:val="00822B37"/>
    <w:rsid w:val="008460A0"/>
    <w:rsid w:val="00851815"/>
    <w:rsid w:val="00871FCC"/>
    <w:rsid w:val="00873434"/>
    <w:rsid w:val="00875F45"/>
    <w:rsid w:val="008769CC"/>
    <w:rsid w:val="008C5F9E"/>
    <w:rsid w:val="008E3722"/>
    <w:rsid w:val="009179BF"/>
    <w:rsid w:val="00922D8F"/>
    <w:rsid w:val="00927FE1"/>
    <w:rsid w:val="00955FE2"/>
    <w:rsid w:val="00995F8F"/>
    <w:rsid w:val="009D30DC"/>
    <w:rsid w:val="009D3A43"/>
    <w:rsid w:val="00A71E87"/>
    <w:rsid w:val="00AA70C2"/>
    <w:rsid w:val="00AF183B"/>
    <w:rsid w:val="00B14BDF"/>
    <w:rsid w:val="00B15686"/>
    <w:rsid w:val="00B16D4F"/>
    <w:rsid w:val="00B52D2A"/>
    <w:rsid w:val="00B55EB3"/>
    <w:rsid w:val="00B627BA"/>
    <w:rsid w:val="00B6625F"/>
    <w:rsid w:val="00B76B61"/>
    <w:rsid w:val="00BA4587"/>
    <w:rsid w:val="00BC01A7"/>
    <w:rsid w:val="00BE3DA9"/>
    <w:rsid w:val="00C103DF"/>
    <w:rsid w:val="00C205AF"/>
    <w:rsid w:val="00C33E30"/>
    <w:rsid w:val="00C8471D"/>
    <w:rsid w:val="00CE0D3D"/>
    <w:rsid w:val="00D31756"/>
    <w:rsid w:val="00D36F0F"/>
    <w:rsid w:val="00D52A69"/>
    <w:rsid w:val="00D5477B"/>
    <w:rsid w:val="00D92CE3"/>
    <w:rsid w:val="00DE01DD"/>
    <w:rsid w:val="00E140D4"/>
    <w:rsid w:val="00E5132F"/>
    <w:rsid w:val="00E67A7C"/>
    <w:rsid w:val="00E67CDF"/>
    <w:rsid w:val="00E71CBD"/>
    <w:rsid w:val="00E95F99"/>
    <w:rsid w:val="00ED6983"/>
    <w:rsid w:val="00F00A47"/>
    <w:rsid w:val="00F10DBA"/>
    <w:rsid w:val="00F1142F"/>
    <w:rsid w:val="00F25F7F"/>
    <w:rsid w:val="00F4481C"/>
    <w:rsid w:val="00F64269"/>
    <w:rsid w:val="00F807D8"/>
    <w:rsid w:val="00FC1C70"/>
    <w:rsid w:val="00FC3017"/>
    <w:rsid w:val="00FE1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,"/>
  <w:listSeparator w:val=";"/>
  <w14:docId w14:val="5FD6EB9F"/>
  <w15:chartTrackingRefBased/>
  <w15:docId w15:val="{4D559C3E-CC1D-4C64-BF76-C6E18D3B8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qFormat/>
    <w:pPr>
      <w:keepNext/>
      <w:spacing w:before="60"/>
      <w:outlineLvl w:val="0"/>
    </w:pPr>
    <w:rPr>
      <w:sz w:val="24"/>
    </w:rPr>
  </w:style>
  <w:style w:type="paragraph" w:styleId="Rubrik2">
    <w:name w:val="heading 2"/>
    <w:basedOn w:val="Normal"/>
    <w:next w:val="Normal"/>
    <w:qFormat/>
    <w:pPr>
      <w:keepNext/>
      <w:spacing w:before="60"/>
      <w:outlineLvl w:val="1"/>
    </w:pPr>
    <w:rPr>
      <w:sz w:val="24"/>
    </w:rPr>
  </w:style>
  <w:style w:type="paragraph" w:styleId="Rubrik3">
    <w:name w:val="heading 3"/>
    <w:basedOn w:val="Normal"/>
    <w:next w:val="Normal"/>
    <w:qFormat/>
    <w:pPr>
      <w:keepNext/>
      <w:ind w:left="964"/>
      <w:jc w:val="center"/>
      <w:outlineLvl w:val="2"/>
    </w:pPr>
    <w:rPr>
      <w:b/>
      <w:i/>
      <w:sz w:val="28"/>
    </w:rPr>
  </w:style>
  <w:style w:type="paragraph" w:styleId="Rubrik4">
    <w:name w:val="heading 4"/>
    <w:basedOn w:val="Normal"/>
    <w:next w:val="Normal"/>
    <w:qFormat/>
    <w:pPr>
      <w:keepNext/>
      <w:spacing w:before="60"/>
      <w:jc w:val="center"/>
      <w:outlineLvl w:val="3"/>
    </w:pPr>
    <w:rPr>
      <w:sz w:val="24"/>
    </w:rPr>
  </w:style>
  <w:style w:type="paragraph" w:styleId="Rubrik5">
    <w:name w:val="heading 5"/>
    <w:basedOn w:val="Normal"/>
    <w:next w:val="Normal"/>
    <w:qFormat/>
    <w:pPr>
      <w:spacing w:before="240" w:after="60"/>
      <w:outlineLvl w:val="4"/>
    </w:pPr>
    <w:rPr>
      <w:rFonts w:ascii="Arial" w:hAnsi="Arial"/>
      <w:sz w:val="22"/>
    </w:rPr>
  </w:style>
  <w:style w:type="paragraph" w:styleId="Rubrik6">
    <w:name w:val="heading 6"/>
    <w:basedOn w:val="Normal"/>
    <w:next w:val="Normal"/>
    <w:qFormat/>
    <w:pPr>
      <w:keepNext/>
      <w:jc w:val="center"/>
      <w:outlineLvl w:val="5"/>
    </w:pPr>
    <w:rPr>
      <w:sz w:val="24"/>
    </w:rPr>
  </w:style>
  <w:style w:type="paragraph" w:styleId="Rubrik7">
    <w:name w:val="heading 7"/>
    <w:basedOn w:val="Normal"/>
    <w:next w:val="Normal"/>
    <w:qFormat/>
    <w:pPr>
      <w:keepNext/>
      <w:ind w:left="601"/>
      <w:jc w:val="right"/>
      <w:outlineLvl w:val="6"/>
    </w:pPr>
    <w:rPr>
      <w:sz w:val="24"/>
    </w:rPr>
  </w:style>
  <w:style w:type="paragraph" w:styleId="Rubrik8">
    <w:name w:val="heading 8"/>
    <w:basedOn w:val="Normal"/>
    <w:next w:val="Normal"/>
    <w:qFormat/>
    <w:pPr>
      <w:keepNext/>
      <w:jc w:val="both"/>
      <w:outlineLvl w:val="7"/>
    </w:pPr>
    <w:rPr>
      <w:sz w:val="24"/>
    </w:rPr>
  </w:style>
  <w:style w:type="paragraph" w:styleId="Rubrik9">
    <w:name w:val="heading 9"/>
    <w:basedOn w:val="Normal"/>
    <w:next w:val="Normal"/>
    <w:qFormat/>
    <w:pPr>
      <w:keepNext/>
      <w:spacing w:before="240"/>
      <w:ind w:right="175"/>
      <w:jc w:val="right"/>
      <w:outlineLvl w:val="8"/>
    </w:pPr>
    <w:rPr>
      <w:rFonts w:ascii="Arial" w:hAnsi="Arial"/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1">
    <w:name w:val="Стиль1"/>
    <w:basedOn w:val="Brdtext"/>
    <w:pPr>
      <w:spacing w:after="0"/>
      <w:ind w:firstLine="709"/>
      <w:jc w:val="both"/>
    </w:pPr>
    <w:rPr>
      <w:sz w:val="24"/>
    </w:rPr>
  </w:style>
  <w:style w:type="paragraph" w:styleId="Brdtext">
    <w:name w:val="Body Text"/>
    <w:basedOn w:val="Normal"/>
    <w:semiHidden/>
    <w:pPr>
      <w:spacing w:after="120"/>
    </w:pPr>
  </w:style>
  <w:style w:type="paragraph" w:customStyle="1" w:styleId="20">
    <w:name w:val="Стиль2"/>
    <w:basedOn w:val="1"/>
    <w:pPr>
      <w:spacing w:line="360" w:lineRule="auto"/>
    </w:pPr>
  </w:style>
  <w:style w:type="paragraph" w:customStyle="1" w:styleId="3">
    <w:name w:val="Стиль3"/>
    <w:basedOn w:val="1"/>
    <w:pPr>
      <w:ind w:firstLine="0"/>
    </w:pPr>
  </w:style>
  <w:style w:type="paragraph" w:customStyle="1" w:styleId="a1">
    <w:name w:val="Стиль А"/>
    <w:basedOn w:val="3"/>
    <w:pPr>
      <w:spacing w:line="360" w:lineRule="auto"/>
      <w:ind w:firstLine="709"/>
    </w:pPr>
  </w:style>
  <w:style w:type="paragraph" w:customStyle="1" w:styleId="a2">
    <w:name w:val="Стиль В"/>
    <w:basedOn w:val="a1"/>
  </w:style>
  <w:style w:type="paragraph" w:customStyle="1" w:styleId="a3">
    <w:name w:val="Стиль С"/>
    <w:basedOn w:val="20"/>
  </w:style>
  <w:style w:type="paragraph" w:styleId="Brdtext3">
    <w:name w:val="Body Text 3"/>
    <w:basedOn w:val="Brdtextmedindrag"/>
    <w:semiHidden/>
    <w:rPr>
      <w:sz w:val="24"/>
    </w:rPr>
  </w:style>
  <w:style w:type="paragraph" w:styleId="Brdtextmedindrag">
    <w:name w:val="Body Text Indent"/>
    <w:basedOn w:val="Normal"/>
    <w:semiHidden/>
    <w:pPr>
      <w:spacing w:after="120"/>
      <w:ind w:left="283"/>
    </w:pPr>
  </w:style>
  <w:style w:type="paragraph" w:styleId="Sidhuvud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Sidfot">
    <w:name w:val="footer"/>
    <w:basedOn w:val="Normal"/>
    <w:semiHidden/>
    <w:pPr>
      <w:tabs>
        <w:tab w:val="center" w:pos="4153"/>
        <w:tab w:val="right" w:pos="8306"/>
      </w:tabs>
    </w:pPr>
  </w:style>
  <w:style w:type="character" w:styleId="Sidnummer">
    <w:name w:val="page number"/>
    <w:basedOn w:val="Standardstycketeckensnitt"/>
    <w:semiHidden/>
  </w:style>
  <w:style w:type="paragraph" w:customStyle="1" w:styleId="21">
    <w:name w:val="Стильт2"/>
    <w:basedOn w:val="20"/>
    <w:pPr>
      <w:ind w:left="1077" w:right="227"/>
    </w:pPr>
  </w:style>
  <w:style w:type="paragraph" w:customStyle="1" w:styleId="30">
    <w:name w:val="Стильт3"/>
    <w:basedOn w:val="21"/>
    <w:pPr>
      <w:ind w:firstLine="0"/>
    </w:pPr>
  </w:style>
  <w:style w:type="paragraph" w:customStyle="1" w:styleId="4">
    <w:name w:val="Стильт4"/>
    <w:basedOn w:val="21"/>
    <w:rPr>
      <w:rFonts w:ascii="Arial" w:hAnsi="Arial"/>
      <w:sz w:val="20"/>
    </w:rPr>
  </w:style>
  <w:style w:type="paragraph" w:customStyle="1" w:styleId="a4">
    <w:name w:val="стиль А"/>
    <w:basedOn w:val="Normal"/>
    <w:pPr>
      <w:ind w:firstLine="709"/>
      <w:jc w:val="both"/>
    </w:pPr>
    <w:rPr>
      <w:sz w:val="24"/>
    </w:rPr>
  </w:style>
  <w:style w:type="paragraph" w:customStyle="1" w:styleId="2">
    <w:name w:val="Стильтв2"/>
    <w:basedOn w:val="21"/>
    <w:pPr>
      <w:numPr>
        <w:numId w:val="2"/>
      </w:numPr>
    </w:pPr>
  </w:style>
  <w:style w:type="paragraph" w:styleId="Oformateradtext">
    <w:name w:val="Plain Text"/>
    <w:basedOn w:val="Normal"/>
    <w:semiHidden/>
    <w:rPr>
      <w:rFonts w:ascii="Courier New" w:hAnsi="Courier New"/>
    </w:rPr>
  </w:style>
  <w:style w:type="paragraph" w:customStyle="1" w:styleId="10">
    <w:name w:val="Ñòèëü1"/>
    <w:basedOn w:val="Brdtext"/>
    <w:pPr>
      <w:spacing w:after="0"/>
      <w:ind w:firstLine="709"/>
      <w:jc w:val="both"/>
    </w:pPr>
    <w:rPr>
      <w:sz w:val="24"/>
    </w:rPr>
  </w:style>
  <w:style w:type="paragraph" w:customStyle="1" w:styleId="22">
    <w:name w:val="Ñòèëü2"/>
    <w:basedOn w:val="10"/>
    <w:pPr>
      <w:spacing w:line="360" w:lineRule="auto"/>
    </w:pPr>
  </w:style>
  <w:style w:type="paragraph" w:customStyle="1" w:styleId="a5">
    <w:name w:val="СТП"/>
    <w:basedOn w:val="30"/>
    <w:pPr>
      <w:jc w:val="right"/>
    </w:pPr>
  </w:style>
  <w:style w:type="paragraph" w:customStyle="1" w:styleId="a0">
    <w:name w:val="Стм"/>
    <w:basedOn w:val="21"/>
    <w:pPr>
      <w:numPr>
        <w:numId w:val="1"/>
      </w:numPr>
      <w:ind w:left="1077" w:right="340" w:firstLine="709"/>
    </w:pPr>
  </w:style>
  <w:style w:type="paragraph" w:customStyle="1" w:styleId="a">
    <w:name w:val="СЦ"/>
    <w:basedOn w:val="Normal"/>
    <w:pPr>
      <w:keepNext/>
      <w:numPr>
        <w:numId w:val="3"/>
      </w:numPr>
      <w:tabs>
        <w:tab w:val="left" w:pos="851"/>
        <w:tab w:val="left" w:pos="993"/>
      </w:tabs>
      <w:jc w:val="both"/>
      <w:outlineLvl w:val="0"/>
    </w:pPr>
    <w:rPr>
      <w:sz w:val="24"/>
    </w:rPr>
  </w:style>
  <w:style w:type="paragraph" w:customStyle="1" w:styleId="31">
    <w:name w:val="Ñòèëü3"/>
    <w:basedOn w:val="10"/>
    <w:pPr>
      <w:ind w:firstLine="0"/>
    </w:pPr>
  </w:style>
  <w:style w:type="paragraph" w:styleId="Lista">
    <w:name w:val="List"/>
    <w:basedOn w:val="Normal"/>
    <w:semiHidden/>
    <w:pPr>
      <w:ind w:left="283" w:hanging="283"/>
    </w:pPr>
  </w:style>
  <w:style w:type="paragraph" w:styleId="Lista2">
    <w:name w:val="List 2"/>
    <w:basedOn w:val="Normal"/>
    <w:semiHidden/>
    <w:pPr>
      <w:ind w:left="566" w:hanging="283"/>
    </w:pPr>
  </w:style>
  <w:style w:type="paragraph" w:styleId="Lista3">
    <w:name w:val="List 3"/>
    <w:basedOn w:val="Normal"/>
    <w:semiHidden/>
    <w:pPr>
      <w:ind w:left="849" w:hanging="283"/>
    </w:pPr>
  </w:style>
  <w:style w:type="paragraph" w:styleId="Lista4">
    <w:name w:val="List 4"/>
    <w:basedOn w:val="Normal"/>
    <w:semiHidden/>
    <w:pPr>
      <w:ind w:left="1132" w:hanging="283"/>
    </w:pPr>
  </w:style>
  <w:style w:type="paragraph" w:styleId="Punktlista2">
    <w:name w:val="List Bullet 2"/>
    <w:basedOn w:val="Normal"/>
    <w:autoRedefine/>
    <w:semiHidden/>
    <w:pPr>
      <w:ind w:left="566" w:hanging="283"/>
    </w:pPr>
  </w:style>
  <w:style w:type="paragraph" w:styleId="Punktlista3">
    <w:name w:val="List Bullet 3"/>
    <w:basedOn w:val="Normal"/>
    <w:autoRedefine/>
    <w:semiHidden/>
    <w:pPr>
      <w:ind w:left="849" w:hanging="283"/>
    </w:pPr>
  </w:style>
  <w:style w:type="paragraph" w:styleId="Listafortstt2">
    <w:name w:val="List Continue 2"/>
    <w:basedOn w:val="Normal"/>
    <w:semiHidden/>
    <w:pPr>
      <w:spacing w:after="120"/>
      <w:ind w:left="566"/>
    </w:pPr>
  </w:style>
  <w:style w:type="paragraph" w:styleId="Listafortstt3">
    <w:name w:val="List Continue 3"/>
    <w:basedOn w:val="Normal"/>
    <w:semiHidden/>
    <w:pPr>
      <w:spacing w:after="120"/>
      <w:ind w:left="849"/>
    </w:pPr>
  </w:style>
  <w:style w:type="paragraph" w:styleId="Innehll3">
    <w:name w:val="toc 3"/>
    <w:basedOn w:val="Normal"/>
    <w:next w:val="Normal"/>
    <w:autoRedefine/>
    <w:semiHidden/>
    <w:pPr>
      <w:tabs>
        <w:tab w:val="right" w:pos="9355"/>
      </w:tabs>
      <w:ind w:left="400"/>
    </w:pPr>
  </w:style>
  <w:style w:type="paragraph" w:styleId="Innehll1">
    <w:name w:val="toc 1"/>
    <w:basedOn w:val="Normal"/>
    <w:next w:val="Normal"/>
    <w:autoRedefine/>
    <w:semiHidden/>
    <w:pPr>
      <w:tabs>
        <w:tab w:val="left" w:pos="426"/>
        <w:tab w:val="num" w:pos="851"/>
        <w:tab w:val="left" w:pos="993"/>
        <w:tab w:val="left" w:pos="10206"/>
      </w:tabs>
      <w:ind w:left="851" w:right="595" w:firstLine="850"/>
    </w:pPr>
    <w:rPr>
      <w:b/>
      <w:sz w:val="28"/>
    </w:rPr>
  </w:style>
  <w:style w:type="paragraph" w:styleId="Innehll2">
    <w:name w:val="toc 2"/>
    <w:basedOn w:val="Normal"/>
    <w:next w:val="Normal"/>
    <w:autoRedefine/>
    <w:semiHidden/>
    <w:pPr>
      <w:tabs>
        <w:tab w:val="right" w:pos="9355"/>
      </w:tabs>
    </w:pPr>
    <w:rPr>
      <w:sz w:val="24"/>
    </w:rPr>
  </w:style>
  <w:style w:type="paragraph" w:styleId="Innehll4">
    <w:name w:val="toc 4"/>
    <w:basedOn w:val="Normal"/>
    <w:next w:val="Normal"/>
    <w:autoRedefine/>
    <w:semiHidden/>
    <w:pPr>
      <w:tabs>
        <w:tab w:val="right" w:pos="9355"/>
      </w:tabs>
      <w:ind w:left="600"/>
    </w:pPr>
  </w:style>
  <w:style w:type="paragraph" w:styleId="Innehll5">
    <w:name w:val="toc 5"/>
    <w:basedOn w:val="Normal"/>
    <w:next w:val="Normal"/>
    <w:autoRedefine/>
    <w:semiHidden/>
    <w:pPr>
      <w:tabs>
        <w:tab w:val="right" w:pos="9355"/>
      </w:tabs>
      <w:ind w:left="800"/>
    </w:pPr>
  </w:style>
  <w:style w:type="paragraph" w:styleId="Innehll6">
    <w:name w:val="toc 6"/>
    <w:basedOn w:val="Normal"/>
    <w:next w:val="Normal"/>
    <w:autoRedefine/>
    <w:semiHidden/>
    <w:pPr>
      <w:tabs>
        <w:tab w:val="right" w:pos="9355"/>
      </w:tabs>
      <w:ind w:left="1000"/>
    </w:pPr>
  </w:style>
  <w:style w:type="paragraph" w:styleId="Innehll7">
    <w:name w:val="toc 7"/>
    <w:basedOn w:val="Normal"/>
    <w:next w:val="Normal"/>
    <w:autoRedefine/>
    <w:semiHidden/>
    <w:pPr>
      <w:tabs>
        <w:tab w:val="right" w:pos="9355"/>
      </w:tabs>
      <w:ind w:left="1200"/>
    </w:pPr>
  </w:style>
  <w:style w:type="paragraph" w:styleId="Innehll8">
    <w:name w:val="toc 8"/>
    <w:basedOn w:val="Normal"/>
    <w:next w:val="Normal"/>
    <w:autoRedefine/>
    <w:semiHidden/>
    <w:pPr>
      <w:tabs>
        <w:tab w:val="right" w:pos="9355"/>
      </w:tabs>
      <w:ind w:left="1400"/>
    </w:pPr>
  </w:style>
  <w:style w:type="paragraph" w:styleId="Innehll9">
    <w:name w:val="toc 9"/>
    <w:basedOn w:val="Normal"/>
    <w:next w:val="Normal"/>
    <w:autoRedefine/>
    <w:semiHidden/>
    <w:pPr>
      <w:tabs>
        <w:tab w:val="right" w:pos="9355"/>
      </w:tabs>
      <w:ind w:left="1600"/>
    </w:pPr>
  </w:style>
  <w:style w:type="paragraph" w:styleId="Fotnotstext">
    <w:name w:val="footnote text"/>
    <w:basedOn w:val="Normal"/>
    <w:semiHidden/>
  </w:style>
  <w:style w:type="paragraph" w:styleId="Index1">
    <w:name w:val="index 1"/>
    <w:basedOn w:val="Normal"/>
    <w:next w:val="Normal"/>
    <w:autoRedefine/>
    <w:semiHidden/>
    <w:pPr>
      <w:tabs>
        <w:tab w:val="right" w:leader="dot" w:pos="4317"/>
      </w:tabs>
      <w:ind w:left="200" w:hanging="200"/>
    </w:pPr>
  </w:style>
  <w:style w:type="paragraph" w:styleId="Index2">
    <w:name w:val="index 2"/>
    <w:basedOn w:val="Normal"/>
    <w:next w:val="Normal"/>
    <w:autoRedefine/>
    <w:semiHidden/>
    <w:pPr>
      <w:tabs>
        <w:tab w:val="right" w:leader="dot" w:pos="4317"/>
      </w:tabs>
      <w:ind w:left="400" w:hanging="200"/>
    </w:pPr>
  </w:style>
  <w:style w:type="paragraph" w:styleId="Index3">
    <w:name w:val="index 3"/>
    <w:basedOn w:val="Normal"/>
    <w:next w:val="Normal"/>
    <w:autoRedefine/>
    <w:semiHidden/>
    <w:pPr>
      <w:tabs>
        <w:tab w:val="right" w:leader="dot" w:pos="4317"/>
      </w:tabs>
      <w:ind w:left="600" w:hanging="200"/>
    </w:pPr>
  </w:style>
  <w:style w:type="paragraph" w:styleId="Index4">
    <w:name w:val="index 4"/>
    <w:basedOn w:val="Normal"/>
    <w:next w:val="Normal"/>
    <w:autoRedefine/>
    <w:semiHidden/>
    <w:pPr>
      <w:tabs>
        <w:tab w:val="right" w:leader="dot" w:pos="4317"/>
      </w:tabs>
      <w:ind w:left="800" w:hanging="200"/>
    </w:pPr>
  </w:style>
  <w:style w:type="paragraph" w:styleId="Index5">
    <w:name w:val="index 5"/>
    <w:basedOn w:val="Normal"/>
    <w:next w:val="Normal"/>
    <w:autoRedefine/>
    <w:semiHidden/>
    <w:pPr>
      <w:tabs>
        <w:tab w:val="right" w:leader="dot" w:pos="4317"/>
      </w:tabs>
      <w:ind w:left="1000" w:hanging="200"/>
    </w:pPr>
  </w:style>
  <w:style w:type="paragraph" w:styleId="Index6">
    <w:name w:val="index 6"/>
    <w:basedOn w:val="Normal"/>
    <w:next w:val="Normal"/>
    <w:autoRedefine/>
    <w:semiHidden/>
    <w:pPr>
      <w:tabs>
        <w:tab w:val="right" w:leader="dot" w:pos="4317"/>
      </w:tabs>
      <w:ind w:left="1200" w:hanging="200"/>
    </w:pPr>
  </w:style>
  <w:style w:type="paragraph" w:styleId="Index7">
    <w:name w:val="index 7"/>
    <w:basedOn w:val="Normal"/>
    <w:next w:val="Normal"/>
    <w:autoRedefine/>
    <w:semiHidden/>
    <w:pPr>
      <w:tabs>
        <w:tab w:val="right" w:leader="dot" w:pos="4317"/>
      </w:tabs>
      <w:ind w:left="1400" w:hanging="200"/>
    </w:pPr>
  </w:style>
  <w:style w:type="paragraph" w:styleId="Index8">
    <w:name w:val="index 8"/>
    <w:basedOn w:val="Normal"/>
    <w:next w:val="Normal"/>
    <w:autoRedefine/>
    <w:semiHidden/>
    <w:pPr>
      <w:tabs>
        <w:tab w:val="right" w:leader="dot" w:pos="4317"/>
      </w:tabs>
      <w:ind w:left="1600" w:hanging="200"/>
    </w:pPr>
  </w:style>
  <w:style w:type="paragraph" w:styleId="Index9">
    <w:name w:val="index 9"/>
    <w:basedOn w:val="Normal"/>
    <w:next w:val="Normal"/>
    <w:autoRedefine/>
    <w:semiHidden/>
    <w:pPr>
      <w:tabs>
        <w:tab w:val="right" w:leader="dot" w:pos="4317"/>
      </w:tabs>
      <w:ind w:left="1800" w:hanging="200"/>
    </w:pPr>
  </w:style>
  <w:style w:type="paragraph" w:styleId="Indexrubrik">
    <w:name w:val="index heading"/>
    <w:basedOn w:val="Normal"/>
    <w:next w:val="Index1"/>
    <w:semiHidden/>
  </w:style>
  <w:style w:type="paragraph" w:styleId="Brdtextmedindrag2">
    <w:name w:val="Body Text Indent 2"/>
    <w:basedOn w:val="Normal"/>
    <w:semiHidden/>
    <w:pPr>
      <w:ind w:firstLine="851"/>
      <w:jc w:val="both"/>
    </w:pPr>
    <w:rPr>
      <w:sz w:val="24"/>
    </w:rPr>
  </w:style>
  <w:style w:type="paragraph" w:styleId="Brdtextmedindrag3">
    <w:name w:val="Body Text Indent 3"/>
    <w:basedOn w:val="Normal"/>
    <w:semiHidden/>
    <w:pPr>
      <w:ind w:firstLine="567"/>
      <w:jc w:val="both"/>
    </w:pPr>
    <w:rPr>
      <w:sz w:val="24"/>
    </w:rPr>
  </w:style>
  <w:style w:type="paragraph" w:styleId="Brdtext2">
    <w:name w:val="Body Text 2"/>
    <w:basedOn w:val="Normal"/>
    <w:semiHidden/>
    <w:pPr>
      <w:jc w:val="both"/>
    </w:pPr>
    <w:rPr>
      <w:sz w:val="24"/>
    </w:rPr>
  </w:style>
  <w:style w:type="paragraph" w:styleId="Indragetstycke">
    <w:name w:val="Block Text"/>
    <w:basedOn w:val="Normal"/>
    <w:semiHidden/>
    <w:pPr>
      <w:tabs>
        <w:tab w:val="left" w:pos="10206"/>
      </w:tabs>
      <w:ind w:left="1134" w:right="595"/>
      <w:jc w:val="both"/>
    </w:pPr>
    <w:rPr>
      <w:rFonts w:ascii="Arial" w:hAnsi="Arial"/>
      <w:sz w:val="24"/>
    </w:rPr>
  </w:style>
  <w:style w:type="character" w:styleId="Stark">
    <w:name w:val="Strong"/>
    <w:basedOn w:val="Standardstycketeckensnitt"/>
    <w:qFormat/>
    <w:rPr>
      <w:b/>
    </w:rPr>
  </w:style>
  <w:style w:type="character" w:styleId="HTML-kod">
    <w:name w:val="HTML Code"/>
    <w:basedOn w:val="Standardstycketeckensnitt"/>
    <w:semiHidden/>
    <w:rPr>
      <w:rFonts w:ascii="Courier New" w:eastAsia="Courier New" w:hAnsi="Courier New" w:cs="Times"/>
      <w:sz w:val="20"/>
      <w:szCs w:val="20"/>
    </w:rPr>
  </w:style>
  <w:style w:type="paragraph" w:styleId="Normalwebb">
    <w:name w:val="Normal (Web)"/>
    <w:basedOn w:val="Normal"/>
    <w:semiHidden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Hyperlnk">
    <w:name w:val="Hyperlink"/>
    <w:basedOn w:val="Standardstycketeckensnitt"/>
    <w:semiHidden/>
    <w:rPr>
      <w:color w:val="0000FF"/>
      <w:u w:val="single"/>
    </w:rPr>
  </w:style>
  <w:style w:type="paragraph" w:customStyle="1" w:styleId="Normal1">
    <w:name w:val="Normal1"/>
    <w:rPr>
      <w:snapToGrid w:val="0"/>
    </w:rPr>
  </w:style>
  <w:style w:type="character" w:styleId="Betoning">
    <w:name w:val="Emphasis"/>
    <w:basedOn w:val="Standardstycketeckensnitt"/>
    <w:qFormat/>
    <w:rPr>
      <w:i/>
      <w:iCs/>
    </w:rPr>
  </w:style>
  <w:style w:type="character" w:customStyle="1" w:styleId="Olstomnmnande1">
    <w:name w:val="Olöst omnämnande1"/>
    <w:basedOn w:val="Standardstycketeckensnitt"/>
    <w:uiPriority w:val="99"/>
    <w:semiHidden/>
    <w:unhideWhenUsed/>
    <w:rsid w:val="005F7C20"/>
    <w:rPr>
      <w:color w:val="605E5C"/>
      <w:shd w:val="clear" w:color="auto" w:fill="E1DFDD"/>
    </w:rPr>
  </w:style>
  <w:style w:type="table" w:styleId="Tabellrutnt">
    <w:name w:val="Table Grid"/>
    <w:basedOn w:val="Normaltabell"/>
    <w:rsid w:val="009D30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stycke">
    <w:name w:val="List Paragraph"/>
    <w:basedOn w:val="Normal"/>
    <w:uiPriority w:val="34"/>
    <w:qFormat/>
    <w:rsid w:val="009D30DC"/>
    <w:pPr>
      <w:ind w:left="720"/>
      <w:contextualSpacing/>
    </w:pPr>
  </w:style>
  <w:style w:type="character" w:styleId="Kommentarsreferens">
    <w:name w:val="annotation reference"/>
    <w:basedOn w:val="Standardstycketeckensnitt"/>
    <w:uiPriority w:val="99"/>
    <w:semiHidden/>
    <w:unhideWhenUsed/>
    <w:rsid w:val="0052211A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unhideWhenUsed/>
    <w:rsid w:val="0052211A"/>
  </w:style>
  <w:style w:type="character" w:customStyle="1" w:styleId="KommentarerChar">
    <w:name w:val="Kommentarer Char"/>
    <w:basedOn w:val="Standardstycketeckensnitt"/>
    <w:link w:val="Kommentarer"/>
    <w:uiPriority w:val="99"/>
    <w:rsid w:val="0052211A"/>
    <w:rPr>
      <w:lang w:val="ru-RU" w:eastAsia="ru-RU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52211A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52211A"/>
    <w:rPr>
      <w:b/>
      <w:bCs/>
      <w:lang w:val="ru-RU" w:eastAsia="ru-RU"/>
    </w:rPr>
  </w:style>
  <w:style w:type="character" w:styleId="AnvndHyperlnk">
    <w:name w:val="FollowedHyperlink"/>
    <w:basedOn w:val="Standardstycketeckensnitt"/>
    <w:uiPriority w:val="99"/>
    <w:semiHidden/>
    <w:unhideWhenUsed/>
    <w:rsid w:val="00E140D4"/>
    <w:rPr>
      <w:color w:val="954F72" w:themeColor="followedHyperlink"/>
      <w:u w:val="single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7054CD"/>
    <w:rPr>
      <w:rFonts w:ascii="Segoe UI" w:hAnsi="Segoe UI" w:cs="Segoe UI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7054C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E71CBD"/>
  </w:style>
  <w:style w:type="character" w:styleId="Olstomnmnande">
    <w:name w:val="Unresolved Mention"/>
    <w:basedOn w:val="Standardstycketeckensnitt"/>
    <w:uiPriority w:val="99"/>
    <w:semiHidden/>
    <w:unhideWhenUsed/>
    <w:rsid w:val="003243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9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_________Microsoft_Visio1.vsdx"/><Relationship Id="rId13" Type="http://schemas.openxmlformats.org/officeDocument/2006/relationships/hyperlink" Target="https://promair.by/svetodiodnaya-kolonna-tl56b/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emf"/><Relationship Id="rId12" Type="http://schemas.openxmlformats.org/officeDocument/2006/relationships/hyperlink" Target="https://docs.baslerweb.com/aca1440-73gm" TargetMode="External"/><Relationship Id="rId17" Type="http://schemas.openxmlformats.org/officeDocument/2006/relationships/hyperlink" Target="https://youtu.be/28jOcFt3-cM" TargetMode="External"/><Relationship Id="rId2" Type="http://schemas.openxmlformats.org/officeDocument/2006/relationships/styles" Target="styles.xml"/><Relationship Id="rId16" Type="http://schemas.openxmlformats.org/officeDocument/2006/relationships/hyperlink" Target="https://youtu.be/MDu6KNz39OE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baslerweb.com/ru/prodazhi-i-tekhpodderzhka/programmnye-sredstva/camera-selector/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youtu.be/vM4NW5CTiFU" TargetMode="External"/><Relationship Id="rId23" Type="http://schemas.microsoft.com/office/2011/relationships/people" Target="people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arduinomodules.info/ky-024-linear-magnetic-hall-module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1260</Words>
  <Characters>9834</Characters>
  <Application>Microsoft Office Word</Application>
  <DocSecurity>0</DocSecurity>
  <Lines>81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>                                                              </vt:lpstr>
      <vt:lpstr>                                                              </vt:lpstr>
    </vt:vector>
  </TitlesOfParts>
  <Company>HAMMER</Company>
  <LinksUpToDate>false</LinksUpToDate>
  <CharactersWithSpaces>11072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</dc:title>
  <dc:subject/>
  <dc:creator>WLAD</dc:creator>
  <cp:keywords/>
  <dc:description/>
  <cp:lastModifiedBy>Aleksander Prudnik</cp:lastModifiedBy>
  <cp:revision>37</cp:revision>
  <cp:lastPrinted>2003-05-28T19:03:00Z</cp:lastPrinted>
  <dcterms:created xsi:type="dcterms:W3CDTF">2023-09-19T08:41:00Z</dcterms:created>
  <dcterms:modified xsi:type="dcterms:W3CDTF">2023-09-19T09:15:00Z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